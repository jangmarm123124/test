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09E52" w14:textId="23AEE3C4" w:rsidR="00FF0BD6" w:rsidRPr="006453D9" w:rsidRDefault="00FF0BD6" w:rsidP="00FF0BD6">
      <w:pPr>
        <w:pStyle w:val="MDPI11articletype"/>
      </w:pPr>
      <w:r w:rsidRPr="006453D9">
        <w:t>Article</w:t>
      </w:r>
    </w:p>
    <w:p w14:paraId="65C696E4" w14:textId="37BCE6BA" w:rsidR="00FF0BD6" w:rsidRPr="003B1AF1" w:rsidRDefault="008024CC" w:rsidP="00FF0BD6">
      <w:pPr>
        <w:pStyle w:val="MDPI12title"/>
      </w:pPr>
      <w:commentRangeStart w:id="0"/>
      <w:r w:rsidRPr="008024CC">
        <w:t>Design</w:t>
      </w:r>
      <w:commentRangeEnd w:id="0"/>
      <w:r w:rsidR="00802A8C">
        <w:rPr>
          <w:rStyle w:val="CommentReference"/>
          <w:rFonts w:eastAsia="SimSun"/>
          <w:b w:val="0"/>
          <w:noProof/>
          <w:snapToGrid/>
          <w:lang w:eastAsia="zh-CN" w:bidi="ar-SA"/>
        </w:rPr>
        <w:commentReference w:id="0"/>
      </w:r>
      <w:r w:rsidRPr="008024CC">
        <w:t xml:space="preserve"> and </w:t>
      </w:r>
      <w:ins w:id="1" w:author="Author">
        <w:r w:rsidR="00045A92">
          <w:t>I</w:t>
        </w:r>
      </w:ins>
      <w:commentRangeStart w:id="2"/>
      <w:del w:id="3" w:author="Author">
        <w:r w:rsidRPr="008024CC" w:rsidDel="00045A92">
          <w:delText>i</w:delText>
        </w:r>
      </w:del>
      <w:r w:rsidRPr="008024CC">
        <w:t>mplementation</w:t>
      </w:r>
      <w:commentRangeEnd w:id="2"/>
      <w:r w:rsidR="00802A8C">
        <w:rPr>
          <w:rStyle w:val="CommentReference"/>
          <w:rFonts w:eastAsia="SimSun"/>
          <w:b w:val="0"/>
          <w:noProof/>
          <w:snapToGrid/>
          <w:lang w:eastAsia="zh-CN" w:bidi="ar-SA"/>
        </w:rPr>
        <w:commentReference w:id="2"/>
      </w:r>
      <w:r w:rsidRPr="008024CC">
        <w:t xml:space="preserve"> </w:t>
      </w:r>
      <w:commentRangeStart w:id="4"/>
      <w:r w:rsidRPr="008024CC">
        <w:t>of</w:t>
      </w:r>
      <w:commentRangeEnd w:id="4"/>
      <w:r w:rsidR="00802A8C">
        <w:rPr>
          <w:rStyle w:val="CommentReference"/>
          <w:rFonts w:eastAsia="SimSun"/>
          <w:b w:val="0"/>
          <w:noProof/>
          <w:snapToGrid/>
          <w:lang w:eastAsia="zh-CN" w:bidi="ar-SA"/>
        </w:rPr>
        <w:commentReference w:id="4"/>
      </w:r>
      <w:r w:rsidRPr="008024CC">
        <w:t xml:space="preserve"> an </w:t>
      </w:r>
      <w:ins w:id="5" w:author="Author">
        <w:r w:rsidR="00045A92">
          <w:t>I</w:t>
        </w:r>
      </w:ins>
      <w:del w:id="6" w:author="Author">
        <w:r w:rsidRPr="008024CC" w:rsidDel="00045A92">
          <w:delText>i</w:delText>
        </w:r>
      </w:del>
      <w:r w:rsidRPr="008024CC">
        <w:t xml:space="preserve">nteractive </w:t>
      </w:r>
      <w:del w:id="7" w:author="Author">
        <w:r w:rsidRPr="008024CC" w:rsidDel="007B14B6">
          <w:delText xml:space="preserve">QA </w:delText>
        </w:r>
      </w:del>
      <w:ins w:id="8" w:author="Author">
        <w:r w:rsidR="00045A92">
          <w:t>Q</w:t>
        </w:r>
        <w:r w:rsidR="007B14B6">
          <w:t>uestion-</w:t>
        </w:r>
        <w:r w:rsidR="00045A92">
          <w:t>A</w:t>
        </w:r>
        <w:r w:rsidR="007B14B6">
          <w:t>nswering</w:t>
        </w:r>
        <w:r w:rsidR="007B14B6" w:rsidRPr="008024CC">
          <w:t xml:space="preserve"> </w:t>
        </w:r>
        <w:r w:rsidR="00045A92">
          <w:t>S</w:t>
        </w:r>
      </w:ins>
      <w:del w:id="9" w:author="Author">
        <w:r w:rsidRPr="008024CC" w:rsidDel="00045A92">
          <w:delText>s</w:delText>
        </w:r>
      </w:del>
      <w:r w:rsidRPr="008024CC">
        <w:t xml:space="preserve">ystem </w:t>
      </w:r>
      <w:del w:id="10" w:author="Author">
        <w:r w:rsidRPr="008024CC" w:rsidDel="00045A92">
          <w:delText xml:space="preserve">utilizing </w:delText>
        </w:r>
      </w:del>
      <w:ins w:id="11" w:author="Author">
        <w:r w:rsidR="00045A92">
          <w:t>with</w:t>
        </w:r>
        <w:r w:rsidR="00045A92" w:rsidRPr="008024CC">
          <w:t xml:space="preserve"> </w:t>
        </w:r>
      </w:ins>
      <w:r w:rsidRPr="008024CC">
        <w:t xml:space="preserve">Retrieval-Augmented Generation for </w:t>
      </w:r>
      <w:del w:id="12" w:author="Author">
        <w:r w:rsidRPr="008024CC">
          <w:delText xml:space="preserve">a </w:delText>
        </w:r>
      </w:del>
      <w:ins w:id="13" w:author="Author">
        <w:r w:rsidR="00045A92">
          <w:t>P</w:t>
        </w:r>
      </w:ins>
      <w:del w:id="14" w:author="Author">
        <w:r w:rsidRPr="008024CC" w:rsidDel="00045A92">
          <w:delText>p</w:delText>
        </w:r>
      </w:del>
      <w:r w:rsidRPr="008024CC">
        <w:t xml:space="preserve">ersonalized </w:t>
      </w:r>
      <w:del w:id="15" w:author="Author">
        <w:r w:rsidRPr="008024CC" w:rsidDel="00045A92">
          <w:delText xml:space="preserve">knowledge </w:delText>
        </w:r>
        <w:commentRangeStart w:id="16"/>
        <w:commentRangeStart w:id="17"/>
        <w:commentRangeStart w:id="18"/>
        <w:r w:rsidRPr="008024CC" w:rsidDel="00045A92">
          <w:delText>d</w:delText>
        </w:r>
      </w:del>
      <w:ins w:id="19" w:author="Author">
        <w:r w:rsidR="00045A92">
          <w:t>D</w:t>
        </w:r>
      </w:ins>
      <w:r w:rsidRPr="008024CC">
        <w:t>atabase</w:t>
      </w:r>
      <w:commentRangeEnd w:id="16"/>
      <w:ins w:id="20" w:author="Author">
        <w:r w:rsidR="00045A92">
          <w:t>s</w:t>
        </w:r>
      </w:ins>
      <w:r w:rsidR="00AA44FA">
        <w:rPr>
          <w:rStyle w:val="CommentReference"/>
          <w:rFonts w:eastAsia="SimSun"/>
          <w:b w:val="0"/>
          <w:noProof/>
          <w:snapToGrid/>
          <w:lang w:eastAsia="zh-CN" w:bidi="ar-SA"/>
        </w:rPr>
        <w:commentReference w:id="16"/>
      </w:r>
      <w:commentRangeEnd w:id="17"/>
      <w:r w:rsidR="00946C18">
        <w:rPr>
          <w:rStyle w:val="CommentReference"/>
          <w:rFonts w:eastAsia="SimSun"/>
          <w:b w:val="0"/>
          <w:noProof/>
          <w:snapToGrid/>
          <w:lang w:eastAsia="zh-CN" w:bidi="ar-SA"/>
        </w:rPr>
        <w:commentReference w:id="17"/>
      </w:r>
      <w:commentRangeEnd w:id="18"/>
      <w:r w:rsidR="00802A8C">
        <w:rPr>
          <w:rStyle w:val="CommentReference"/>
          <w:rFonts w:eastAsia="SimSun"/>
          <w:b w:val="0"/>
          <w:noProof/>
          <w:snapToGrid/>
          <w:lang w:eastAsia="zh-CN" w:bidi="ar-SA"/>
        </w:rPr>
        <w:commentReference w:id="18"/>
      </w:r>
    </w:p>
    <w:p w14:paraId="0E979747" w14:textId="77777777" w:rsidR="00C34BE3" w:rsidRDefault="00FF0BD6" w:rsidP="00FF0BD6">
      <w:pPr>
        <w:pStyle w:val="MDPI13authornames"/>
      </w:pPr>
      <w:commentRangeStart w:id="21"/>
      <w:proofErr w:type="spellStart"/>
      <w:r w:rsidRPr="00D945EC">
        <w:t>Firstname</w:t>
      </w:r>
      <w:proofErr w:type="spellEnd"/>
      <w:r w:rsidRPr="00D945EC">
        <w:t xml:space="preserve"> Lastname </w:t>
      </w:r>
      <w:r w:rsidRPr="001F31D1">
        <w:rPr>
          <w:vertAlign w:val="superscript"/>
        </w:rPr>
        <w:t>1</w:t>
      </w:r>
      <w:r w:rsidRPr="00D945EC">
        <w:t xml:space="preserve">, </w:t>
      </w:r>
      <w:proofErr w:type="spellStart"/>
      <w:r w:rsidRPr="00D945EC">
        <w:t>Firstname</w:t>
      </w:r>
      <w:proofErr w:type="spellEnd"/>
      <w:r w:rsidRPr="00D945EC">
        <w:t xml:space="preserve"> Lastname </w:t>
      </w:r>
      <w:r w:rsidRPr="001F31D1">
        <w:rPr>
          <w:vertAlign w:val="superscript"/>
        </w:rPr>
        <w:t>2</w:t>
      </w:r>
      <w:r w:rsidRPr="00D945EC">
        <w:t xml:space="preserve"> and </w:t>
      </w:r>
      <w:proofErr w:type="spellStart"/>
      <w:r w:rsidRPr="00D945EC">
        <w:t>Firstname</w:t>
      </w:r>
      <w:proofErr w:type="spellEnd"/>
      <w:r w:rsidRPr="00D945EC">
        <w:t xml:space="preserve"> Lastname </w:t>
      </w:r>
      <w:proofErr w:type="gramStart"/>
      <w:r w:rsidRPr="001F31D1">
        <w:rPr>
          <w:vertAlign w:val="superscript"/>
        </w:rPr>
        <w:t>2,</w:t>
      </w:r>
      <w:r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C41A6" w14:paraId="41CA93D1" w14:textId="77777777" w:rsidTr="0011332D">
        <w:tc>
          <w:tcPr>
            <w:tcW w:w="2410" w:type="dxa"/>
            <w:shd w:val="clear" w:color="auto" w:fill="auto"/>
          </w:tcPr>
          <w:p w14:paraId="6893283A" w14:textId="77777777" w:rsidR="00C34BE3" w:rsidRPr="00F244AB" w:rsidRDefault="00C34BE3" w:rsidP="0011332D">
            <w:pPr>
              <w:pStyle w:val="MDPI61Citation"/>
              <w:spacing w:after="120" w:line="240" w:lineRule="exact"/>
            </w:pPr>
            <w:r w:rsidRPr="001A242A">
              <w:rPr>
                <w:b/>
              </w:rPr>
              <w:t>Citation:</w:t>
            </w:r>
            <w:r>
              <w:rPr>
                <w:b/>
              </w:rPr>
              <w:t xml:space="preserve"> </w:t>
            </w:r>
            <w:r>
              <w:t>To be added by editorial staff during production.</w:t>
            </w:r>
          </w:p>
          <w:p w14:paraId="707B2411" w14:textId="77777777" w:rsidR="00C34BE3" w:rsidRDefault="00C34BE3" w:rsidP="0011332D">
            <w:pPr>
              <w:pStyle w:val="MDPI14history"/>
              <w:spacing w:before="120" w:after="120"/>
              <w:rPr>
                <w:rFonts w:ascii="SimSun" w:eastAsia="SimSun" w:hAnsi="SimSun" w:cs="SimSun"/>
                <w:lang w:eastAsia="zh-CN"/>
              </w:rPr>
            </w:pPr>
            <w:r>
              <w:t xml:space="preserve">Academic Editor: </w:t>
            </w:r>
            <w:proofErr w:type="spellStart"/>
            <w:r w:rsidRPr="00562097">
              <w:t>Firstname</w:t>
            </w:r>
            <w:proofErr w:type="spellEnd"/>
            <w:r w:rsidRPr="00562097">
              <w:t xml:space="preserve"> Lastname</w:t>
            </w:r>
          </w:p>
          <w:p w14:paraId="3F2388B3" w14:textId="77777777" w:rsidR="00C34BE3" w:rsidRPr="00D30D71" w:rsidRDefault="00C34BE3" w:rsidP="0011332D">
            <w:pPr>
              <w:pStyle w:val="MDPI14history"/>
              <w:spacing w:before="120"/>
              <w:rPr>
                <w:rFonts w:ascii="SimSun" w:eastAsia="SimSun" w:hAnsi="SimSun" w:cs="SimSun"/>
              </w:rPr>
            </w:pPr>
            <w:r w:rsidRPr="00550626">
              <w:rPr>
                <w:szCs w:val="14"/>
              </w:rPr>
              <w:t xml:space="preserve">Received: </w:t>
            </w:r>
            <w:r w:rsidRPr="00D945EC">
              <w:rPr>
                <w:szCs w:val="14"/>
              </w:rPr>
              <w:t>date</w:t>
            </w:r>
          </w:p>
          <w:p w14:paraId="514023DA" w14:textId="77777777" w:rsidR="00C34BE3" w:rsidRDefault="00C34BE3" w:rsidP="0011332D">
            <w:pPr>
              <w:pStyle w:val="MDPI14history"/>
              <w:rPr>
                <w:szCs w:val="14"/>
              </w:rPr>
            </w:pPr>
            <w:r>
              <w:rPr>
                <w:szCs w:val="14"/>
              </w:rPr>
              <w:t>Revised: date</w:t>
            </w:r>
          </w:p>
          <w:p w14:paraId="24AC4075" w14:textId="77777777" w:rsidR="00C34BE3" w:rsidRPr="00550626" w:rsidRDefault="00C34BE3" w:rsidP="0011332D">
            <w:pPr>
              <w:pStyle w:val="MDPI14history"/>
              <w:rPr>
                <w:szCs w:val="14"/>
              </w:rPr>
            </w:pPr>
            <w:r>
              <w:rPr>
                <w:szCs w:val="14"/>
              </w:rPr>
              <w:t>Accepted: date</w:t>
            </w:r>
          </w:p>
          <w:p w14:paraId="7F318F4F" w14:textId="77777777" w:rsidR="00C34BE3" w:rsidRPr="00550626" w:rsidRDefault="00C34BE3" w:rsidP="0011332D">
            <w:pPr>
              <w:pStyle w:val="MDPI14history"/>
              <w:spacing w:after="120"/>
              <w:rPr>
                <w:szCs w:val="14"/>
              </w:rPr>
            </w:pPr>
            <w:r w:rsidRPr="00550626">
              <w:rPr>
                <w:szCs w:val="14"/>
              </w:rPr>
              <w:t xml:space="preserve">Published: </w:t>
            </w:r>
            <w:r w:rsidRPr="00D945EC">
              <w:rPr>
                <w:szCs w:val="14"/>
              </w:rPr>
              <w:t>date</w:t>
            </w:r>
          </w:p>
          <w:p w14:paraId="2B53BC7E" w14:textId="77777777" w:rsidR="00C34BE3" w:rsidRPr="008C41A6" w:rsidRDefault="00C34BE3" w:rsidP="0011332D">
            <w:pPr>
              <w:adjustRightInd w:val="0"/>
              <w:snapToGrid w:val="0"/>
              <w:spacing w:before="120" w:line="240" w:lineRule="atLeast"/>
              <w:ind w:right="113"/>
              <w:jc w:val="left"/>
              <w:rPr>
                <w:rFonts w:eastAsia="DengXian"/>
                <w:bCs/>
                <w:sz w:val="14"/>
                <w:szCs w:val="14"/>
                <w:lang w:bidi="en-US"/>
              </w:rPr>
            </w:pPr>
            <w:r w:rsidRPr="008C41A6">
              <w:rPr>
                <w:rFonts w:eastAsia="DengXian"/>
              </w:rPr>
              <w:drawing>
                <wp:inline distT="0" distB="0" distL="0" distR="0" wp14:anchorId="7A9C7ACD" wp14:editId="601FFCE3">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672EBBD" w14:textId="77777777" w:rsidR="00C34BE3" w:rsidRPr="008C41A6" w:rsidRDefault="00C34BE3" w:rsidP="00A1446C">
            <w:pPr>
              <w:pStyle w:val="MDPI72Copyright"/>
              <w:rPr>
                <w:rFonts w:eastAsia="DengXian"/>
                <w:lang w:bidi="en-US"/>
              </w:rPr>
            </w:pPr>
            <w:r w:rsidRPr="008C41A6">
              <w:rPr>
                <w:rFonts w:eastAsia="DengXian"/>
                <w:b/>
                <w:lang w:bidi="en-US"/>
              </w:rPr>
              <w:t>Copyright:</w:t>
            </w:r>
            <w:r w:rsidRPr="008C41A6">
              <w:rPr>
                <w:rFonts w:eastAsia="DengXian"/>
                <w:lang w:bidi="en-US"/>
              </w:rPr>
              <w:t xml:space="preserve"> </w:t>
            </w:r>
            <w:r w:rsidR="008836D5">
              <w:rPr>
                <w:rFonts w:eastAsia="DengXian"/>
                <w:lang w:bidi="en-US"/>
              </w:rPr>
              <w:t>© 2024 by the</w:t>
            </w:r>
            <w:r>
              <w:rPr>
                <w:rFonts w:eastAsia="DengXian"/>
                <w:lang w:bidi="en-US"/>
              </w:rPr>
              <w:t xml:space="preserve"> authors. Submitted for possible open access publication under the terms and conditions of the Creative Commons </w:t>
            </w:r>
            <w:r w:rsidRPr="008C41A6">
              <w:rPr>
                <w:rFonts w:eastAsia="DengXian"/>
                <w:lang w:bidi="en-US"/>
              </w:rPr>
              <w:t>Attribution (CC BY) license (</w:t>
            </w:r>
            <w:r>
              <w:rPr>
                <w:rFonts w:eastAsia="DengXian"/>
                <w:lang w:bidi="en-US"/>
              </w:rPr>
              <w:t>https://</w:t>
            </w:r>
            <w:r w:rsidRPr="008C41A6">
              <w:rPr>
                <w:rFonts w:eastAsia="DengXian"/>
                <w:lang w:bidi="en-US"/>
              </w:rPr>
              <w:t>creativecommons.org/licenses/by/4.0/).</w:t>
            </w:r>
          </w:p>
        </w:tc>
      </w:tr>
    </w:tbl>
    <w:p w14:paraId="139590D2" w14:textId="77777777" w:rsidR="00FF0BD6" w:rsidRPr="00D945EC" w:rsidRDefault="00457A76" w:rsidP="00FF0BD6">
      <w:pPr>
        <w:pStyle w:val="MDPI16affiliation"/>
      </w:pPr>
      <w:r w:rsidRPr="00457A76">
        <w:rPr>
          <w:vertAlign w:val="superscript"/>
        </w:rPr>
        <w:t>1</w:t>
      </w:r>
      <w:r w:rsidR="00FF0BD6" w:rsidRPr="00D945EC">
        <w:tab/>
      </w:r>
      <w:commentRangeStart w:id="22"/>
      <w:r w:rsidR="00FF0BD6" w:rsidRPr="00D945EC">
        <w:t>Affiliation</w:t>
      </w:r>
      <w:commentRangeEnd w:id="22"/>
      <w:r w:rsidR="00802A8C">
        <w:rPr>
          <w:rStyle w:val="CommentReference"/>
          <w:rFonts w:eastAsia="SimSun"/>
          <w:noProof/>
          <w:lang w:eastAsia="zh-CN" w:bidi="ar-SA"/>
        </w:rPr>
        <w:commentReference w:id="22"/>
      </w:r>
      <w:r w:rsidR="00FF0BD6" w:rsidRPr="00D945EC">
        <w:t xml:space="preserve"> 1; e-mail@e-mail.com</w:t>
      </w:r>
    </w:p>
    <w:p w14:paraId="6BE17E3C" w14:textId="77777777" w:rsidR="00FF0BD6" w:rsidRPr="00D945EC" w:rsidRDefault="00FF0BD6" w:rsidP="00FF0BD6">
      <w:pPr>
        <w:pStyle w:val="MDPI16affiliation"/>
      </w:pPr>
      <w:r w:rsidRPr="00D945EC">
        <w:rPr>
          <w:vertAlign w:val="superscript"/>
        </w:rPr>
        <w:t>2</w:t>
      </w:r>
      <w:r w:rsidRPr="00D945EC">
        <w:tab/>
        <w:t>Affiliation 2; e-mail@e-mail.com</w:t>
      </w:r>
    </w:p>
    <w:p w14:paraId="44B4BB9B" w14:textId="77777777" w:rsidR="00FF0BD6" w:rsidRPr="00550626" w:rsidRDefault="00FF0BD6" w:rsidP="00FF0BD6">
      <w:pPr>
        <w:pStyle w:val="MDPI16affiliation"/>
      </w:pPr>
      <w:r w:rsidRPr="00F0572B">
        <w:rPr>
          <w:b/>
        </w:rPr>
        <w:t>*</w:t>
      </w:r>
      <w:r w:rsidRPr="00D945EC">
        <w:tab/>
        <w:t>Correspondence: e-mail@e-mail.com; Tel.: (optional; include country code; if there are multiple correspondin</w:t>
      </w:r>
      <w:r>
        <w:t>g authors, add author initials)</w:t>
      </w:r>
      <w:commentRangeEnd w:id="21"/>
      <w:r w:rsidR="00AA44FA">
        <w:rPr>
          <w:rStyle w:val="CommentReference"/>
          <w:rFonts w:eastAsia="SimSun"/>
          <w:noProof/>
          <w:lang w:eastAsia="zh-CN" w:bidi="ar-SA"/>
        </w:rPr>
        <w:commentReference w:id="21"/>
      </w:r>
    </w:p>
    <w:p w14:paraId="648E143B" w14:textId="77777777" w:rsidR="00DC4E4E" w:rsidRDefault="00DC4E4E" w:rsidP="00DC4E4E">
      <w:pPr>
        <w:pStyle w:val="MDPI17abstract"/>
        <w:rPr>
          <w:b/>
        </w:rPr>
      </w:pPr>
      <w:r w:rsidRPr="008C58D6">
        <w:rPr>
          <w:b/>
          <w:highlight w:val="yellow"/>
          <w:rPrChange w:id="23" w:author="Author">
            <w:rPr>
              <w:b/>
            </w:rPr>
          </w:rPrChange>
        </w:rPr>
        <w:t>Featured Application: Authors are encouraged to provide a concise description of the specific application or a potential application of the work. This section is not mandatory.</w:t>
      </w:r>
    </w:p>
    <w:p w14:paraId="39AAFCFE" w14:textId="0E74060A" w:rsidR="00FF0BD6" w:rsidRPr="00550626" w:rsidRDefault="00FF0BD6" w:rsidP="00FF0BD6">
      <w:pPr>
        <w:pStyle w:val="MDPI17abstract"/>
        <w:rPr>
          <w:szCs w:val="18"/>
        </w:rPr>
      </w:pPr>
      <w:commentRangeStart w:id="24"/>
      <w:r w:rsidRPr="00550626">
        <w:rPr>
          <w:b/>
          <w:szCs w:val="18"/>
        </w:rPr>
        <w:t xml:space="preserve">Abstract: </w:t>
      </w:r>
      <w:commentRangeEnd w:id="24"/>
      <w:r w:rsidR="00AA44FA">
        <w:rPr>
          <w:rStyle w:val="CommentReference"/>
          <w:rFonts w:eastAsia="SimSun"/>
          <w:noProof/>
          <w:lang w:eastAsia="zh-CN" w:bidi="ar-SA"/>
        </w:rPr>
        <w:commentReference w:id="24"/>
      </w:r>
      <w:r w:rsidRPr="00D945EC">
        <w:rPr>
          <w:szCs w:val="18"/>
        </w:rPr>
        <w:t>A single paragraph of about 200 words maximum.</w:t>
      </w:r>
    </w:p>
    <w:p w14:paraId="6FB862C7" w14:textId="4A13694D" w:rsidR="00FF0BD6" w:rsidRPr="00550626" w:rsidRDefault="00FF0BD6" w:rsidP="00FF0BD6">
      <w:pPr>
        <w:pStyle w:val="MDPI18keywords"/>
        <w:rPr>
          <w:szCs w:val="18"/>
        </w:rPr>
      </w:pPr>
      <w:commentRangeStart w:id="25"/>
      <w:r w:rsidRPr="00550626">
        <w:rPr>
          <w:b/>
          <w:szCs w:val="18"/>
        </w:rPr>
        <w:t>Keywords:</w:t>
      </w:r>
      <w:commentRangeEnd w:id="25"/>
      <w:r w:rsidR="00AA44FA">
        <w:rPr>
          <w:rStyle w:val="CommentReference"/>
          <w:rFonts w:eastAsia="SimSun"/>
          <w:noProof/>
          <w:snapToGrid/>
          <w:lang w:eastAsia="zh-CN" w:bidi="ar-SA"/>
        </w:rPr>
        <w:commentReference w:id="25"/>
      </w:r>
      <w:r w:rsidRPr="00550626">
        <w:rPr>
          <w:b/>
          <w:szCs w:val="18"/>
        </w:rPr>
        <w:t xml:space="preserve"> </w:t>
      </w:r>
      <w:r w:rsidR="00AA44FA" w:rsidRPr="00AA44FA">
        <w:rPr>
          <w:szCs w:val="18"/>
        </w:rPr>
        <w:t>Retrieval-augmented generation</w:t>
      </w:r>
      <w:ins w:id="26" w:author="Author">
        <w:r w:rsidR="00AA44FA">
          <w:rPr>
            <w:szCs w:val="18"/>
          </w:rPr>
          <w:t xml:space="preserve"> </w:t>
        </w:r>
      </w:ins>
      <w:r w:rsidR="00AA44FA" w:rsidRPr="00AA44FA">
        <w:rPr>
          <w:szCs w:val="18"/>
        </w:rPr>
        <w:t>(RAG)</w:t>
      </w:r>
      <w:ins w:id="27" w:author="Author">
        <w:r w:rsidR="00AA44FA">
          <w:rPr>
            <w:szCs w:val="18"/>
          </w:rPr>
          <w:t>;</w:t>
        </w:r>
      </w:ins>
      <w:del w:id="28" w:author="Author">
        <w:r w:rsidR="00AA44FA" w:rsidRPr="00AA44FA" w:rsidDel="00AA44FA">
          <w:rPr>
            <w:szCs w:val="18"/>
          </w:rPr>
          <w:delText>,</w:delText>
        </w:r>
      </w:del>
      <w:r w:rsidR="00AA44FA" w:rsidRPr="00AA44FA">
        <w:rPr>
          <w:szCs w:val="18"/>
        </w:rPr>
        <w:t xml:space="preserve"> GPT</w:t>
      </w:r>
      <w:ins w:id="29" w:author="Author">
        <w:r w:rsidR="00AA44FA">
          <w:rPr>
            <w:szCs w:val="18"/>
          </w:rPr>
          <w:t>;</w:t>
        </w:r>
      </w:ins>
      <w:del w:id="30" w:author="Author">
        <w:r w:rsidR="00AA44FA" w:rsidRPr="00AA44FA" w:rsidDel="00AA44FA">
          <w:rPr>
            <w:szCs w:val="18"/>
          </w:rPr>
          <w:delText>,</w:delText>
        </w:r>
      </w:del>
      <w:r w:rsidR="00AA44FA" w:rsidRPr="00AA44FA">
        <w:rPr>
          <w:szCs w:val="18"/>
        </w:rPr>
        <w:t xml:space="preserve"> </w:t>
      </w:r>
      <w:ins w:id="31" w:author="Author">
        <w:r w:rsidR="00AA44FA">
          <w:rPr>
            <w:szCs w:val="18"/>
          </w:rPr>
          <w:t>l</w:t>
        </w:r>
      </w:ins>
      <w:del w:id="32" w:author="Author">
        <w:r w:rsidR="00AA44FA" w:rsidRPr="00AA44FA" w:rsidDel="00AA44FA">
          <w:rPr>
            <w:szCs w:val="18"/>
          </w:rPr>
          <w:delText>L</w:delText>
        </w:r>
      </w:del>
      <w:r w:rsidR="00AA44FA" w:rsidRPr="00AA44FA">
        <w:rPr>
          <w:szCs w:val="18"/>
        </w:rPr>
        <w:t xml:space="preserve">arge language </w:t>
      </w:r>
      <w:ins w:id="33" w:author="Author">
        <w:r w:rsidR="00AA44FA">
          <w:rPr>
            <w:szCs w:val="18"/>
          </w:rPr>
          <w:t>m</w:t>
        </w:r>
      </w:ins>
      <w:del w:id="34" w:author="Author">
        <w:r w:rsidR="00AA44FA" w:rsidRPr="00AA44FA" w:rsidDel="00AA44FA">
          <w:rPr>
            <w:szCs w:val="18"/>
          </w:rPr>
          <w:delText>M</w:delText>
        </w:r>
      </w:del>
      <w:r w:rsidR="00AA44FA" w:rsidRPr="00AA44FA">
        <w:rPr>
          <w:szCs w:val="18"/>
        </w:rPr>
        <w:t>odel</w:t>
      </w:r>
      <w:ins w:id="35" w:author="Author">
        <w:r w:rsidR="00AA44FA">
          <w:rPr>
            <w:szCs w:val="18"/>
          </w:rPr>
          <w:t xml:space="preserve"> </w:t>
        </w:r>
      </w:ins>
      <w:r w:rsidR="00AA44FA" w:rsidRPr="00AA44FA">
        <w:rPr>
          <w:szCs w:val="18"/>
        </w:rPr>
        <w:t>(LLM)</w:t>
      </w:r>
      <w:ins w:id="36" w:author="Author">
        <w:r w:rsidR="00AA44FA">
          <w:rPr>
            <w:szCs w:val="18"/>
          </w:rPr>
          <w:t>;</w:t>
        </w:r>
      </w:ins>
      <w:del w:id="37" w:author="Author">
        <w:r w:rsidR="00AA44FA" w:rsidRPr="00AA44FA" w:rsidDel="00AA44FA">
          <w:rPr>
            <w:szCs w:val="18"/>
          </w:rPr>
          <w:delText>,</w:delText>
        </w:r>
      </w:del>
      <w:r w:rsidR="00AA44FA" w:rsidRPr="00AA44FA">
        <w:rPr>
          <w:szCs w:val="18"/>
        </w:rPr>
        <w:t xml:space="preserve"> </w:t>
      </w:r>
      <w:commentRangeStart w:id="38"/>
      <w:r w:rsidR="00AA44FA" w:rsidRPr="00AA44FA">
        <w:rPr>
          <w:szCs w:val="18"/>
        </w:rPr>
        <w:t>personalized knowledge database</w:t>
      </w:r>
      <w:commentRangeEnd w:id="38"/>
      <w:r w:rsidR="00AA44FA">
        <w:rPr>
          <w:rStyle w:val="CommentReference"/>
          <w:rFonts w:eastAsia="SimSun"/>
          <w:noProof/>
          <w:snapToGrid/>
          <w:lang w:eastAsia="zh-CN" w:bidi="ar-SA"/>
        </w:rPr>
        <w:commentReference w:id="38"/>
      </w:r>
      <w:del w:id="39" w:author="Author">
        <w:r w:rsidR="00AA44FA" w:rsidRPr="00AA44FA" w:rsidDel="00AA44FA">
          <w:rPr>
            <w:szCs w:val="18"/>
          </w:rPr>
          <w:delText>, personalized knowledge database</w:delText>
        </w:r>
      </w:del>
    </w:p>
    <w:p w14:paraId="0FB26994" w14:textId="77777777" w:rsidR="00FF0BD6" w:rsidRPr="00550626" w:rsidRDefault="00FF0BD6" w:rsidP="00FF0BD6">
      <w:pPr>
        <w:pStyle w:val="MDPI19line"/>
      </w:pPr>
    </w:p>
    <w:p w14:paraId="6F852BFD" w14:textId="77777777" w:rsidR="00FF0BD6" w:rsidRDefault="00FF0BD6" w:rsidP="00FF0BD6">
      <w:pPr>
        <w:pStyle w:val="MDPI21heading1"/>
        <w:rPr>
          <w:lang w:eastAsia="zh-CN"/>
        </w:rPr>
      </w:pPr>
      <w:commentRangeStart w:id="40"/>
      <w:r w:rsidRPr="007F2582">
        <w:rPr>
          <w:lang w:eastAsia="zh-CN"/>
        </w:rPr>
        <w:t>1. Introduction</w:t>
      </w:r>
      <w:commentRangeEnd w:id="40"/>
      <w:r w:rsidR="00565EF9">
        <w:rPr>
          <w:rStyle w:val="CommentReference"/>
          <w:rFonts w:eastAsia="SimSun"/>
          <w:b w:val="0"/>
          <w:noProof/>
          <w:snapToGrid/>
          <w:lang w:eastAsia="zh-CN" w:bidi="ar-SA"/>
        </w:rPr>
        <w:commentReference w:id="40"/>
      </w:r>
    </w:p>
    <w:p w14:paraId="070D0B66" w14:textId="36EB1DB0" w:rsidR="00565EF9" w:rsidRPr="00565EF9" w:rsidDel="001E339B" w:rsidRDefault="00565EF9" w:rsidP="00565EF9">
      <w:pPr>
        <w:pStyle w:val="MDPI31text"/>
        <w:rPr>
          <w:del w:id="41" w:author="Author"/>
        </w:rPr>
      </w:pPr>
      <w:r w:rsidRPr="00565EF9">
        <w:t xml:space="preserve">In recent years, </w:t>
      </w:r>
      <w:commentRangeStart w:id="42"/>
      <w:r w:rsidRPr="00565EF9">
        <w:t xml:space="preserve">large language models (LLMs) </w:t>
      </w:r>
      <w:commentRangeEnd w:id="42"/>
      <w:r w:rsidR="00132E6E">
        <w:rPr>
          <w:rStyle w:val="CommentReference"/>
          <w:rFonts w:eastAsia="SimSun"/>
          <w:noProof/>
          <w:snapToGrid/>
          <w:lang w:eastAsia="zh-CN" w:bidi="ar-SA"/>
        </w:rPr>
        <w:commentReference w:id="42"/>
      </w:r>
      <w:del w:id="43" w:author="Author">
        <w:r w:rsidRPr="00565EF9" w:rsidDel="0082474F">
          <w:delText xml:space="preserve">in artificial intelligence </w:delText>
        </w:r>
      </w:del>
      <w:r w:rsidRPr="00565EF9">
        <w:t xml:space="preserve">and natural language processing have </w:t>
      </w:r>
      <w:del w:id="44" w:author="Author">
        <w:r w:rsidRPr="00565EF9">
          <w:delText xml:space="preserve">been </w:delText>
        </w:r>
      </w:del>
      <w:r w:rsidRPr="00565EF9">
        <w:t>revolutioniz</w:t>
      </w:r>
      <w:ins w:id="45" w:author="Author">
        <w:r w:rsidRPr="00565EF9">
          <w:t>ed</w:t>
        </w:r>
      </w:ins>
      <w:del w:id="46" w:author="Author">
        <w:r w:rsidRPr="00565EF9">
          <w:delText>ing</w:delText>
        </w:r>
      </w:del>
      <w:r w:rsidRPr="00565EF9">
        <w:t xml:space="preserve"> the </w:t>
      </w:r>
      <w:ins w:id="47" w:author="Author">
        <w:r w:rsidR="0082474F">
          <w:t xml:space="preserve">artificial-intelligence </w:t>
        </w:r>
      </w:ins>
      <w:r w:rsidRPr="00565EF9">
        <w:t>field by leveraging large datasets and powerful computing resources.</w:t>
      </w:r>
      <w:del w:id="48" w:author="Author">
        <w:r w:rsidRPr="00565EF9" w:rsidDel="001E339B">
          <w:delText xml:space="preserve"> </w:delText>
        </w:r>
      </w:del>
    </w:p>
    <w:p w14:paraId="1A7B0F3D" w14:textId="0E8B7C57" w:rsidR="00565EF9" w:rsidRPr="00565EF9" w:rsidRDefault="001E339B" w:rsidP="00565EF9">
      <w:pPr>
        <w:pStyle w:val="MDPI31text"/>
      </w:pPr>
      <w:ins w:id="49" w:author="Author">
        <w:r>
          <w:t xml:space="preserve"> </w:t>
        </w:r>
      </w:ins>
      <w:r w:rsidR="00565EF9" w:rsidRPr="00565EF9">
        <w:t xml:space="preserve">OpenAI's </w:t>
      </w:r>
      <w:ins w:id="50" w:author="Author">
        <w:r w:rsidR="0082474F">
          <w:t>g</w:t>
        </w:r>
      </w:ins>
      <w:del w:id="51" w:author="Author">
        <w:r w:rsidR="00565EF9" w:rsidRPr="00565EF9" w:rsidDel="0082474F">
          <w:delText>G</w:delText>
        </w:r>
      </w:del>
      <w:r w:rsidR="00565EF9" w:rsidRPr="00565EF9">
        <w:t xml:space="preserve">enerative </w:t>
      </w:r>
      <w:ins w:id="52" w:author="Author">
        <w:r w:rsidR="0082474F">
          <w:t>p</w:t>
        </w:r>
      </w:ins>
      <w:del w:id="53" w:author="Author">
        <w:r w:rsidR="00565EF9" w:rsidRPr="00565EF9" w:rsidDel="0082474F">
          <w:delText>P</w:delText>
        </w:r>
      </w:del>
      <w:r w:rsidR="00565EF9" w:rsidRPr="00565EF9">
        <w:t>re</w:t>
      </w:r>
      <w:ins w:id="54" w:author="Author">
        <w:r w:rsidR="0050635D">
          <w:t>trained</w:t>
        </w:r>
      </w:ins>
      <w:del w:id="55" w:author="Author">
        <w:r w:rsidR="00565EF9" w:rsidRPr="00565EF9" w:rsidDel="0050635D">
          <w:delText>-trained</w:delText>
        </w:r>
      </w:del>
      <w:r w:rsidR="00565EF9" w:rsidRPr="00565EF9">
        <w:t xml:space="preserve"> transformer (GPT) model series is one of the most prominent </w:t>
      </w:r>
      <w:commentRangeStart w:id="56"/>
      <w:del w:id="57" w:author="Author">
        <w:r w:rsidR="00565EF9" w:rsidRPr="00565EF9">
          <w:delText xml:space="preserve">in </w:delText>
        </w:r>
        <w:r w:rsidR="00565EF9" w:rsidRPr="00565EF9" w:rsidDel="000F787E">
          <w:delText>large-scale language</w:delText>
        </w:r>
      </w:del>
      <w:ins w:id="58" w:author="Author">
        <w:r w:rsidR="000F787E">
          <w:t>LLM</w:t>
        </w:r>
      </w:ins>
      <w:r w:rsidR="00565EF9" w:rsidRPr="00565EF9">
        <w:t xml:space="preserve"> </w:t>
      </w:r>
      <w:commentRangeEnd w:id="56"/>
      <w:r w:rsidR="000F787E">
        <w:rPr>
          <w:rStyle w:val="CommentReference"/>
          <w:rFonts w:eastAsia="SimSun"/>
          <w:noProof/>
          <w:snapToGrid/>
          <w:lang w:eastAsia="zh-CN" w:bidi="ar-SA"/>
        </w:rPr>
        <w:commentReference w:id="56"/>
      </w:r>
      <w:r w:rsidR="00565EF9" w:rsidRPr="00565EF9">
        <w:t xml:space="preserve">models, with the first version, GPT-1, released in 2018, demonstrating high performance </w:t>
      </w:r>
      <w:ins w:id="59" w:author="Author">
        <w:r w:rsidR="00565EF9" w:rsidRPr="00565EF9">
          <w:t>i</w:t>
        </w:r>
      </w:ins>
      <w:del w:id="60" w:author="Author">
        <w:r w:rsidR="00565EF9" w:rsidRPr="00565EF9">
          <w:delText>o</w:delText>
        </w:r>
      </w:del>
      <w:r w:rsidR="00565EF9" w:rsidRPr="00565EF9">
        <w:t>n natural language</w:t>
      </w:r>
      <w:ins w:id="61" w:author="Author">
        <w:r w:rsidR="000F787E">
          <w:t xml:space="preserve"> processing and</w:t>
        </w:r>
      </w:ins>
      <w:r w:rsidR="00565EF9" w:rsidRPr="00565EF9">
        <w:t xml:space="preserve"> generation tasks </w:t>
      </w:r>
      <w:commentRangeStart w:id="62"/>
      <w:del w:id="63" w:author="Author">
        <w:r w:rsidR="00565EF9" w:rsidRPr="00565EF9" w:rsidDel="000F787E">
          <w:delText xml:space="preserve">utilizing </w:delText>
        </w:r>
      </w:del>
      <w:ins w:id="64" w:author="Author">
        <w:r w:rsidR="000F787E">
          <w:t>using</w:t>
        </w:r>
        <w:r w:rsidR="000F787E" w:rsidRPr="00565EF9">
          <w:t xml:space="preserve"> </w:t>
        </w:r>
        <w:commentRangeEnd w:id="62"/>
        <w:r w:rsidR="000F787E">
          <w:rPr>
            <w:rStyle w:val="CommentReference"/>
            <w:rFonts w:eastAsia="SimSun"/>
            <w:noProof/>
            <w:snapToGrid/>
            <w:lang w:eastAsia="zh-CN" w:bidi="ar-SA"/>
          </w:rPr>
          <w:commentReference w:id="62"/>
        </w:r>
        <w:r w:rsidR="000F787E">
          <w:t xml:space="preserve">the </w:t>
        </w:r>
      </w:ins>
      <w:del w:id="65" w:author="Author">
        <w:r w:rsidR="00565EF9" w:rsidRPr="00565EF9">
          <w:delText xml:space="preserve">the </w:delText>
        </w:r>
      </w:del>
      <w:ins w:id="66" w:author="Author">
        <w:r w:rsidR="00565EF9" w:rsidRPr="00565EF9">
          <w:t>t</w:t>
        </w:r>
      </w:ins>
      <w:del w:id="67" w:author="Author">
        <w:r w:rsidR="00565EF9" w:rsidRPr="00565EF9">
          <w:delText>T</w:delText>
        </w:r>
      </w:del>
      <w:r w:rsidR="00565EF9" w:rsidRPr="00565EF9">
        <w:t>ransformer architecture and transfer</w:t>
      </w:r>
      <w:ins w:id="68" w:author="Author">
        <w:r w:rsidR="000F787E">
          <w:t>-</w:t>
        </w:r>
      </w:ins>
      <w:del w:id="69" w:author="Author">
        <w:r w:rsidR="00565EF9" w:rsidRPr="00565EF9" w:rsidDel="000F787E">
          <w:delText xml:space="preserve"> </w:delText>
        </w:r>
      </w:del>
      <w:r w:rsidR="00565EF9" w:rsidRPr="00565EF9">
        <w:t xml:space="preserve">learning techniques. </w:t>
      </w:r>
      <w:ins w:id="70" w:author="Author">
        <w:r w:rsidR="000F787E">
          <w:t xml:space="preserve">Subsequently, </w:t>
        </w:r>
      </w:ins>
      <w:r w:rsidR="00565EF9" w:rsidRPr="00565EF9">
        <w:t xml:space="preserve">GPT-2 significantly scaled up the model </w:t>
      </w:r>
      <w:del w:id="71" w:author="Author">
        <w:r w:rsidR="00565EF9" w:rsidRPr="00565EF9" w:rsidDel="000F787E">
          <w:delText xml:space="preserve">size </w:delText>
        </w:r>
      </w:del>
      <w:r w:rsidR="00565EF9" w:rsidRPr="00565EF9">
        <w:t xml:space="preserve">and amount of training data, expanding its contextual understanding and sentence-generation capabilities. GPT-3, released in 2019, was trained on billions of parameters and large datasets, </w:t>
      </w:r>
      <w:ins w:id="72" w:author="Author">
        <w:r w:rsidR="000F787E">
          <w:t xml:space="preserve">and </w:t>
        </w:r>
      </w:ins>
      <w:r w:rsidR="00565EF9" w:rsidRPr="00565EF9">
        <w:t>demonstrat</w:t>
      </w:r>
      <w:ins w:id="73" w:author="Author">
        <w:r w:rsidR="000F787E">
          <w:t>ed</w:t>
        </w:r>
      </w:ins>
      <w:del w:id="74" w:author="Author">
        <w:r w:rsidR="00565EF9" w:rsidRPr="00565EF9" w:rsidDel="000F787E">
          <w:delText>ing</w:delText>
        </w:r>
      </w:del>
      <w:r w:rsidR="00565EF9" w:rsidRPr="00565EF9">
        <w:t xml:space="preserve"> </w:t>
      </w:r>
      <w:ins w:id="75" w:author="Author">
        <w:del w:id="76" w:author="Author">
          <w:r w:rsidR="00565EF9" w:rsidRPr="00565EF9" w:rsidDel="000F787E">
            <w:delText>its</w:delText>
          </w:r>
        </w:del>
        <w:r w:rsidR="000F787E">
          <w:t>the</w:t>
        </w:r>
      </w:ins>
      <w:del w:id="77" w:author="Author">
        <w:r w:rsidR="00565EF9" w:rsidRPr="00565EF9">
          <w:delText>the</w:delText>
        </w:r>
      </w:del>
      <w:r w:rsidR="00565EF9" w:rsidRPr="00565EF9">
        <w:t xml:space="preserve"> ability to understand and generate considerably more complex and diverse </w:t>
      </w:r>
      <w:ins w:id="78" w:author="Author">
        <w:r w:rsidR="000F787E">
          <w:t xml:space="preserve">information </w:t>
        </w:r>
      </w:ins>
      <w:del w:id="79" w:author="Author">
        <w:r w:rsidR="00565EF9" w:rsidRPr="00565EF9" w:rsidDel="000F787E">
          <w:delText xml:space="preserve">contexts </w:delText>
        </w:r>
      </w:del>
      <w:r w:rsidR="00565EF9" w:rsidRPr="00565EF9">
        <w:t>than previous models</w:t>
      </w:r>
      <w:del w:id="80" w:author="Author">
        <w:r w:rsidR="00565EF9" w:rsidRPr="00565EF9" w:rsidDel="000F787E">
          <w:delText>.</w:delText>
        </w:r>
      </w:del>
      <w:r w:rsidR="00565EF9" w:rsidRPr="00565EF9">
        <w:t xml:space="preserve"> </w:t>
      </w:r>
      <w:commentRangeStart w:id="81"/>
      <w:commentRangeStart w:id="82"/>
      <w:r w:rsidR="00565EF9" w:rsidRPr="00565EF9">
        <w:t>[1</w:t>
      </w:r>
      <w:ins w:id="83" w:author="Author">
        <w:r w:rsidR="00983C70" w:rsidRPr="00983C70">
          <w:t>–</w:t>
        </w:r>
      </w:ins>
      <w:del w:id="84" w:author="Author">
        <w:r w:rsidR="00565EF9" w:rsidRPr="00565EF9" w:rsidDel="00983C70">
          <w:delText>,2,</w:delText>
        </w:r>
      </w:del>
      <w:r w:rsidR="00565EF9" w:rsidRPr="00565EF9">
        <w:t>3]</w:t>
      </w:r>
      <w:commentRangeEnd w:id="81"/>
      <w:r w:rsidR="002C4318">
        <w:rPr>
          <w:rStyle w:val="CommentReference"/>
          <w:rFonts w:eastAsia="SimSun"/>
          <w:noProof/>
          <w:snapToGrid/>
          <w:lang w:eastAsia="zh-CN" w:bidi="ar-SA"/>
        </w:rPr>
        <w:commentReference w:id="81"/>
      </w:r>
      <w:ins w:id="85" w:author="Author">
        <w:r w:rsidR="000F787E">
          <w:t>.</w:t>
        </w:r>
        <w:commentRangeEnd w:id="82"/>
        <w:r w:rsidR="000F787E">
          <w:rPr>
            <w:rStyle w:val="CommentReference"/>
            <w:rFonts w:eastAsia="SimSun"/>
            <w:noProof/>
            <w:snapToGrid/>
            <w:lang w:eastAsia="zh-CN" w:bidi="ar-SA"/>
          </w:rPr>
          <w:commentReference w:id="82"/>
        </w:r>
      </w:ins>
    </w:p>
    <w:p w14:paraId="7E046010" w14:textId="463F1ACC" w:rsidR="00565EF9" w:rsidRPr="00565EF9" w:rsidDel="00794714" w:rsidRDefault="00565EF9" w:rsidP="00565EF9">
      <w:pPr>
        <w:pStyle w:val="MDPI31text"/>
        <w:rPr>
          <w:del w:id="86" w:author="Author"/>
        </w:rPr>
      </w:pPr>
      <w:r w:rsidRPr="00565EF9">
        <w:t xml:space="preserve">These developments </w:t>
      </w:r>
      <w:ins w:id="87" w:author="Author">
        <w:r w:rsidRPr="00565EF9">
          <w:t>have</w:t>
        </w:r>
      </w:ins>
      <w:del w:id="88" w:author="Author">
        <w:r w:rsidRPr="00565EF9">
          <w:delText>are</w:delText>
        </w:r>
      </w:del>
      <w:r w:rsidRPr="00565EF9">
        <w:t xml:space="preserve"> ha</w:t>
      </w:r>
      <w:ins w:id="89" w:author="Author">
        <w:r w:rsidRPr="00565EF9">
          <w:t>d</w:t>
        </w:r>
      </w:ins>
      <w:del w:id="90" w:author="Author">
        <w:r w:rsidRPr="00565EF9">
          <w:delText>ving</w:delText>
        </w:r>
      </w:del>
      <w:r w:rsidRPr="00565EF9">
        <w:t xml:space="preserve"> a profound impact on </w:t>
      </w:r>
      <w:del w:id="91" w:author="Author">
        <w:r w:rsidRPr="00565EF9" w:rsidDel="000F787E">
          <w:delText>a wide range of</w:delText>
        </w:r>
      </w:del>
      <w:ins w:id="92" w:author="Author">
        <w:r w:rsidR="000F787E">
          <w:t>various</w:t>
        </w:r>
      </w:ins>
      <w:r w:rsidRPr="00565EF9">
        <w:t xml:space="preserve"> </w:t>
      </w:r>
      <w:del w:id="93" w:author="Author">
        <w:r w:rsidRPr="00565EF9" w:rsidDel="000F787E">
          <w:delText xml:space="preserve">applications in </w:delText>
        </w:r>
      </w:del>
      <w:r w:rsidRPr="00565EF9">
        <w:t>natural language processing</w:t>
      </w:r>
      <w:ins w:id="94" w:author="Author">
        <w:r w:rsidR="000F787E">
          <w:t xml:space="preserve"> </w:t>
        </w:r>
        <w:r w:rsidR="000F787E" w:rsidRPr="00565EF9">
          <w:t>applications</w:t>
        </w:r>
      </w:ins>
      <w:del w:id="95" w:author="Author">
        <w:r w:rsidRPr="00565EF9" w:rsidDel="001E339B">
          <w:delText>,</w:delText>
        </w:r>
      </w:del>
      <w:r w:rsidRPr="00565EF9">
        <w:t xml:space="preserve"> and </w:t>
      </w:r>
      <w:del w:id="96" w:author="Author">
        <w:r w:rsidRPr="00565EF9" w:rsidDel="001E339B">
          <w:delText>the use of large-scale language models</w:delText>
        </w:r>
      </w:del>
      <w:ins w:id="97" w:author="Author">
        <w:r w:rsidR="001E339B">
          <w:t>LLMs</w:t>
        </w:r>
      </w:ins>
      <w:r w:rsidRPr="00565EF9">
        <w:t xml:space="preserve"> </w:t>
      </w:r>
      <w:del w:id="98" w:author="Author">
        <w:r w:rsidRPr="00565EF9" w:rsidDel="001E339B">
          <w:delText>is expanding</w:delText>
        </w:r>
      </w:del>
      <w:ins w:id="99" w:author="Author">
        <w:r w:rsidR="001E339B">
          <w:t>are now being used for</w:t>
        </w:r>
      </w:ins>
      <w:del w:id="100" w:author="Author">
        <w:r w:rsidRPr="00565EF9" w:rsidDel="001E339B">
          <w:delText xml:space="preserve"> to include </w:delText>
        </w:r>
      </w:del>
      <w:ins w:id="101" w:author="Author">
        <w:r w:rsidR="001E339B">
          <w:t xml:space="preserve"> complex </w:t>
        </w:r>
      </w:ins>
      <w:r w:rsidRPr="00565EF9">
        <w:t>tasks such as automatic translation, question</w:t>
      </w:r>
      <w:commentRangeStart w:id="102"/>
      <w:ins w:id="103" w:author="Author">
        <w:r w:rsidRPr="00565EF9">
          <w:t>-</w:t>
        </w:r>
      </w:ins>
      <w:commentRangeEnd w:id="102"/>
      <w:r w:rsidRPr="00565EF9">
        <w:commentReference w:id="102"/>
      </w:r>
      <w:del w:id="104" w:author="Author">
        <w:r w:rsidRPr="00565EF9">
          <w:delText xml:space="preserve"> </w:delText>
        </w:r>
      </w:del>
      <w:r w:rsidRPr="00565EF9">
        <w:t>answering</w:t>
      </w:r>
      <w:del w:id="105" w:author="Author">
        <w:r w:rsidRPr="00565EF9" w:rsidDel="007E3BA7">
          <w:delText xml:space="preserve"> systems</w:delText>
        </w:r>
      </w:del>
      <w:r w:rsidRPr="00565EF9">
        <w:t xml:space="preserve">, document summarization, and </w:t>
      </w:r>
      <w:del w:id="106" w:author="Author">
        <w:r w:rsidRPr="00565EF9" w:rsidDel="007E3BA7">
          <w:delText xml:space="preserve">creative </w:delText>
        </w:r>
      </w:del>
      <w:r w:rsidRPr="00565EF9">
        <w:t xml:space="preserve">content generation in </w:t>
      </w:r>
      <w:del w:id="107" w:author="Author">
        <w:r w:rsidRPr="00565EF9" w:rsidDel="007E3BA7">
          <w:delText xml:space="preserve">fields as </w:delText>
        </w:r>
      </w:del>
      <w:r w:rsidRPr="00565EF9">
        <w:t xml:space="preserve">diverse </w:t>
      </w:r>
      <w:ins w:id="108" w:author="Author">
        <w:r w:rsidR="007E3BA7">
          <w:t xml:space="preserve">fields, including </w:t>
        </w:r>
      </w:ins>
      <w:del w:id="109" w:author="Author">
        <w:r w:rsidRPr="00565EF9" w:rsidDel="007E3BA7">
          <w:delText xml:space="preserve">as </w:delText>
        </w:r>
      </w:del>
      <w:r w:rsidRPr="00565EF9">
        <w:t>healthcare, education, and science</w:t>
      </w:r>
      <w:del w:id="110" w:author="Author">
        <w:r w:rsidRPr="00565EF9" w:rsidDel="007E3BA7">
          <w:delText>.</w:delText>
        </w:r>
      </w:del>
      <w:r w:rsidRPr="00565EF9">
        <w:t xml:space="preserve"> [4</w:t>
      </w:r>
      <w:ins w:id="111" w:author="Author">
        <w:r w:rsidR="00983C70" w:rsidRPr="00983C70">
          <w:t>–</w:t>
        </w:r>
      </w:ins>
      <w:del w:id="112" w:author="Author">
        <w:r w:rsidRPr="00565EF9" w:rsidDel="00983C70">
          <w:delText xml:space="preserve">, 5, 6, 7, </w:delText>
        </w:r>
      </w:del>
      <w:r w:rsidRPr="00565EF9">
        <w:t>8]</w:t>
      </w:r>
      <w:ins w:id="113" w:author="Author">
        <w:r w:rsidR="007E3BA7">
          <w:t>.</w:t>
        </w:r>
      </w:ins>
    </w:p>
    <w:p w14:paraId="08E63BE7" w14:textId="15B6C5AC" w:rsidR="00565EF9" w:rsidRPr="00565EF9" w:rsidDel="007E3BA7" w:rsidRDefault="00794714" w:rsidP="00565EF9">
      <w:pPr>
        <w:pStyle w:val="MDPI31text"/>
        <w:rPr>
          <w:del w:id="114" w:author="Author"/>
        </w:rPr>
      </w:pPr>
      <w:ins w:id="115" w:author="Author">
        <w:r>
          <w:t xml:space="preserve"> </w:t>
        </w:r>
        <w:r w:rsidR="00565EF9" w:rsidRPr="00565EF9">
          <w:t>Although</w:t>
        </w:r>
      </w:ins>
      <w:del w:id="116" w:author="Author">
        <w:r w:rsidR="00565EF9" w:rsidRPr="00565EF9">
          <w:delText>While</w:delText>
        </w:r>
      </w:del>
      <w:r w:rsidR="00565EF9" w:rsidRPr="00565EF9">
        <w:t xml:space="preserve"> these </w:t>
      </w:r>
      <w:del w:id="117" w:author="Author">
        <w:r w:rsidR="00565EF9" w:rsidRPr="00565EF9" w:rsidDel="007E3BA7">
          <w:delText xml:space="preserve">large-scale </w:delText>
        </w:r>
      </w:del>
      <w:r w:rsidR="00565EF9" w:rsidRPr="00565EF9">
        <w:t>pre</w:t>
      </w:r>
      <w:del w:id="118" w:author="Author">
        <w:r w:rsidR="00565EF9" w:rsidRPr="00565EF9">
          <w:delText>-</w:delText>
        </w:r>
      </w:del>
      <w:r w:rsidR="00565EF9" w:rsidRPr="00565EF9">
        <w:t xml:space="preserve">trained </w:t>
      </w:r>
      <w:del w:id="119" w:author="Author">
        <w:r w:rsidR="00565EF9" w:rsidRPr="00565EF9" w:rsidDel="007E3BA7">
          <w:delText>language models</w:delText>
        </w:r>
      </w:del>
      <w:ins w:id="120" w:author="Author">
        <w:r w:rsidR="007E3BA7">
          <w:t>LLMs</w:t>
        </w:r>
      </w:ins>
      <w:r w:rsidR="00565EF9" w:rsidRPr="00565EF9">
        <w:t xml:space="preserve"> can produce increasingly realistic text</w:t>
      </w:r>
      <w:ins w:id="121" w:author="Author">
        <w:del w:id="122" w:author="Author">
          <w:r w:rsidR="00565EF9" w:rsidRPr="00565EF9" w:rsidDel="007E3BA7">
            <w:delText>s</w:delText>
          </w:r>
        </w:del>
      </w:ins>
      <w:r w:rsidR="00565EF9" w:rsidRPr="00565EF9">
        <w:t xml:space="preserve">, their ability to access and accurately manipulate knowledge </w:t>
      </w:r>
      <w:ins w:id="123" w:author="Author">
        <w:r w:rsidR="00565EF9" w:rsidRPr="00565EF9">
          <w:t>remains</w:t>
        </w:r>
      </w:ins>
      <w:del w:id="124" w:author="Author">
        <w:r w:rsidR="00565EF9" w:rsidRPr="00565EF9">
          <w:delText>is still</w:delText>
        </w:r>
      </w:del>
      <w:r w:rsidR="00565EF9" w:rsidRPr="00565EF9">
        <w:t xml:space="preserve"> limited</w:t>
      </w:r>
      <w:del w:id="125" w:author="Author">
        <w:r w:rsidR="00565EF9" w:rsidRPr="00565EF9" w:rsidDel="007E3BA7">
          <w:delText>.</w:delText>
        </w:r>
      </w:del>
      <w:r w:rsidR="00565EF9" w:rsidRPr="00565EF9">
        <w:t xml:space="preserve"> [9]</w:t>
      </w:r>
      <w:ins w:id="126" w:author="Author">
        <w:r w:rsidR="007E3BA7">
          <w:t>.</w:t>
        </w:r>
      </w:ins>
    </w:p>
    <w:p w14:paraId="0394CA97" w14:textId="091D7FF0" w:rsidR="00565EF9" w:rsidRPr="00565EF9" w:rsidDel="00C1739D" w:rsidRDefault="00565EF9" w:rsidP="00565EF9">
      <w:pPr>
        <w:pStyle w:val="MDPI31text"/>
        <w:rPr>
          <w:del w:id="127" w:author="Author"/>
        </w:rPr>
      </w:pPr>
      <w:del w:id="128" w:author="Author">
        <w:r w:rsidRPr="00565EF9" w:rsidDel="007E3BA7">
          <w:delText>It</w:delText>
        </w:r>
      </w:del>
      <w:r w:rsidRPr="00565EF9">
        <w:t xml:space="preserve"> </w:t>
      </w:r>
      <w:ins w:id="129" w:author="Author">
        <w:r w:rsidR="007E3BA7">
          <w:t xml:space="preserve">Additionally, </w:t>
        </w:r>
      </w:ins>
      <w:del w:id="130" w:author="Author">
        <w:r w:rsidRPr="00565EF9" w:rsidDel="007E3BA7">
          <w:delText>also fails to</w:delText>
        </w:r>
      </w:del>
      <w:ins w:id="131" w:author="Author">
        <w:r w:rsidR="007E3BA7">
          <w:t>they cannot clarify</w:t>
        </w:r>
      </w:ins>
      <w:r w:rsidRPr="00565EF9">
        <w:t xml:space="preserve"> </w:t>
      </w:r>
      <w:del w:id="132" w:author="Author">
        <w:r w:rsidRPr="00565EF9" w:rsidDel="007E3BA7">
          <w:delText>provide a</w:delText>
        </w:r>
      </w:del>
      <w:ins w:id="133" w:author="Author">
        <w:r w:rsidR="007E3BA7">
          <w:t>their</w:t>
        </w:r>
      </w:ins>
      <w:del w:id="134" w:author="Author">
        <w:r w:rsidRPr="00565EF9" w:rsidDel="007E3BA7">
          <w:delText xml:space="preserve"> source</w:delText>
        </w:r>
      </w:del>
      <w:r w:rsidRPr="00565EF9">
        <w:t xml:space="preserve"> </w:t>
      </w:r>
      <w:del w:id="135" w:author="Author">
        <w:r w:rsidRPr="00565EF9" w:rsidDel="007E3BA7">
          <w:delText xml:space="preserve">for </w:delText>
        </w:r>
        <w:r w:rsidRPr="00565EF9">
          <w:delText xml:space="preserve">its </w:delText>
        </w:r>
        <w:r w:rsidRPr="00565EF9" w:rsidDel="007E3BA7">
          <w:delText>decisio</w:delText>
        </w:r>
      </w:del>
      <w:ins w:id="136" w:author="Author">
        <w:r w:rsidR="007E3BA7">
          <w:t>decision-</w:t>
        </w:r>
      </w:ins>
      <w:del w:id="137" w:author="Author">
        <w:r w:rsidRPr="00565EF9" w:rsidDel="007E3BA7">
          <w:delText>n</w:delText>
        </w:r>
      </w:del>
      <w:ins w:id="138" w:author="Author">
        <w:r w:rsidRPr="00565EF9">
          <w:t>making</w:t>
        </w:r>
        <w:r w:rsidR="007E3BA7">
          <w:t xml:space="preserve"> process, </w:t>
        </w:r>
        <w:commentRangeStart w:id="139"/>
        <w:r w:rsidR="007E3BA7">
          <w:t>which is known as the black-box problem</w:t>
        </w:r>
        <w:commentRangeEnd w:id="139"/>
        <w:r w:rsidR="007E3BA7">
          <w:rPr>
            <w:rStyle w:val="CommentReference"/>
            <w:rFonts w:eastAsia="SimSun"/>
            <w:noProof/>
            <w:snapToGrid/>
            <w:lang w:eastAsia="zh-CN" w:bidi="ar-SA"/>
          </w:rPr>
          <w:commentReference w:id="139"/>
        </w:r>
      </w:ins>
      <w:del w:id="140" w:author="Author">
        <w:r w:rsidRPr="00565EF9">
          <w:delText>s</w:delText>
        </w:r>
      </w:del>
      <w:ins w:id="141" w:author="Author">
        <w:r w:rsidRPr="00565EF9">
          <w:t xml:space="preserve">. </w:t>
        </w:r>
        <w:r w:rsidR="00C1739D">
          <w:t xml:space="preserve">Therefore, </w:t>
        </w:r>
        <w:del w:id="142" w:author="Author">
          <w:r w:rsidRPr="00565EF9" w:rsidDel="00C1739D">
            <w:delText>T</w:delText>
          </w:r>
        </w:del>
        <w:r w:rsidR="00C1739D">
          <w:t>t</w:t>
        </w:r>
        <w:r w:rsidRPr="00565EF9">
          <w:t>he</w:t>
        </w:r>
      </w:ins>
      <w:del w:id="143" w:author="Author">
        <w:r w:rsidRPr="00565EF9">
          <w:delText>, the</w:delText>
        </w:r>
      </w:del>
      <w:r w:rsidRPr="00565EF9">
        <w:t xml:space="preserve"> accuracy and authenticity of </w:t>
      </w:r>
      <w:ins w:id="144" w:author="Author">
        <w:r w:rsidRPr="00565EF9">
          <w:t>the</w:t>
        </w:r>
        <w:r w:rsidR="00C1739D">
          <w:t>ir</w:t>
        </w:r>
      </w:ins>
      <w:del w:id="145" w:author="Author">
        <w:r w:rsidRPr="00565EF9">
          <w:delText>its</w:delText>
        </w:r>
      </w:del>
      <w:r w:rsidRPr="00565EF9">
        <w:t xml:space="preserve"> results </w:t>
      </w:r>
      <w:ins w:id="146" w:author="Author">
        <w:r w:rsidRPr="00565EF9">
          <w:t>are</w:t>
        </w:r>
      </w:ins>
      <w:del w:id="147" w:author="Author">
        <w:r w:rsidRPr="00565EF9">
          <w:delText>is</w:delText>
        </w:r>
      </w:del>
      <w:r w:rsidRPr="00565EF9">
        <w:t xml:space="preserve"> </w:t>
      </w:r>
      <w:r w:rsidRPr="00EB3227">
        <w:t>unknown</w:t>
      </w:r>
      <w:del w:id="148" w:author="Author">
        <w:r w:rsidRPr="00EB3227" w:rsidDel="00EB3227">
          <w:delText>,</w:delText>
        </w:r>
      </w:del>
      <w:r w:rsidRPr="00EB3227">
        <w:t xml:space="preserve"> and updating </w:t>
      </w:r>
      <w:ins w:id="149" w:author="Author">
        <w:r w:rsidRPr="00EB3227">
          <w:t>the</w:t>
        </w:r>
        <w:r w:rsidR="00C1739D" w:rsidRPr="00EB3227">
          <w:t>m with new</w:t>
        </w:r>
        <w:r w:rsidRPr="00EB3227">
          <w:t xml:space="preserve"> </w:t>
        </w:r>
      </w:ins>
      <w:r w:rsidRPr="00EB3227">
        <w:t xml:space="preserve">data </w:t>
      </w:r>
      <w:del w:id="150" w:author="Author">
        <w:r w:rsidRPr="00EB3227" w:rsidDel="00C1739D">
          <w:delText>that ha</w:delText>
        </w:r>
      </w:del>
      <w:ins w:id="151" w:author="Author">
        <w:del w:id="152" w:author="Author">
          <w:r w:rsidRPr="00EB3227" w:rsidDel="00C1739D">
            <w:delText>ve</w:delText>
          </w:r>
        </w:del>
      </w:ins>
      <w:del w:id="153" w:author="Author">
        <w:r w:rsidRPr="00EB3227" w:rsidDel="00C1739D">
          <w:delText xml:space="preserve">s not yet been trained </w:delText>
        </w:r>
      </w:del>
      <w:r w:rsidRPr="00EB3227">
        <w:t xml:space="preserve">remains </w:t>
      </w:r>
      <w:del w:id="154" w:author="Author">
        <w:r w:rsidRPr="00EB3227" w:rsidDel="00C1739D">
          <w:delText xml:space="preserve">a </w:delText>
        </w:r>
      </w:del>
      <w:r w:rsidRPr="00EB3227">
        <w:t>challeng</w:t>
      </w:r>
      <w:ins w:id="155" w:author="Author">
        <w:r w:rsidR="00C1739D" w:rsidRPr="00EB3227">
          <w:t>ing</w:t>
        </w:r>
      </w:ins>
      <w:del w:id="156" w:author="Author">
        <w:r w:rsidRPr="00EB3227" w:rsidDel="00C1739D">
          <w:delText>e</w:delText>
        </w:r>
      </w:del>
      <w:r w:rsidRPr="00EB3227">
        <w:t>.</w:t>
      </w:r>
      <w:r w:rsidRPr="00565EF9">
        <w:t xml:space="preserve"> Thus, </w:t>
      </w:r>
      <w:del w:id="157" w:author="Author">
        <w:r w:rsidRPr="00565EF9" w:rsidDel="00C1739D">
          <w:delText xml:space="preserve">while </w:delText>
        </w:r>
      </w:del>
      <w:ins w:id="158" w:author="Author">
        <w:r w:rsidR="00C1739D">
          <w:t>although LLMs</w:t>
        </w:r>
        <w:r w:rsidR="00C1739D" w:rsidRPr="00565EF9">
          <w:t xml:space="preserve"> </w:t>
        </w:r>
      </w:ins>
      <w:del w:id="159" w:author="Author">
        <w:r w:rsidRPr="00565EF9">
          <w:delText xml:space="preserve">it </w:delText>
        </w:r>
        <w:r w:rsidRPr="00565EF9" w:rsidDel="00C1739D">
          <w:delText>provid</w:delText>
        </w:r>
      </w:del>
      <w:ins w:id="160" w:author="Author">
        <w:del w:id="161" w:author="Author">
          <w:r w:rsidRPr="00565EF9" w:rsidDel="00C1739D">
            <w:delText>ing</w:delText>
          </w:r>
        </w:del>
      </w:ins>
      <w:del w:id="162" w:author="Author">
        <w:r w:rsidRPr="00565EF9" w:rsidDel="00C1739D">
          <w:delText>es</w:delText>
        </w:r>
      </w:del>
      <w:ins w:id="163" w:author="Author">
        <w:r w:rsidR="00C1739D">
          <w:t>offer</w:t>
        </w:r>
      </w:ins>
      <w:r w:rsidRPr="00565EF9">
        <w:t xml:space="preserve"> convenience to users, </w:t>
      </w:r>
      <w:ins w:id="164" w:author="Author">
        <w:r w:rsidR="00C1739D">
          <w:t xml:space="preserve">they may </w:t>
        </w:r>
      </w:ins>
      <w:del w:id="165" w:author="Author">
        <w:r w:rsidRPr="00565EF9">
          <w:delText xml:space="preserve">the </w:delText>
        </w:r>
      </w:del>
      <w:ins w:id="166" w:author="Author">
        <w:r w:rsidRPr="00565EF9">
          <w:t>generate</w:t>
        </w:r>
        <w:del w:id="167" w:author="Author">
          <w:r w:rsidRPr="00565EF9" w:rsidDel="00C1739D">
            <w:delText>d</w:delText>
          </w:r>
        </w:del>
        <w:r w:rsidRPr="00565EF9">
          <w:t xml:space="preserve"> </w:t>
        </w:r>
      </w:ins>
      <w:del w:id="168" w:author="Author">
        <w:r w:rsidRPr="00565EF9" w:rsidDel="00C1739D">
          <w:delText xml:space="preserve">responses it </w:delText>
        </w:r>
        <w:r w:rsidRPr="00565EF9" w:rsidDel="00C1739D">
          <w:lastRenderedPageBreak/>
          <w:delText xml:space="preserve">generates may be </w:delText>
        </w:r>
      </w:del>
      <w:r w:rsidRPr="00565EF9">
        <w:t xml:space="preserve">inappropriate or erroneous </w:t>
      </w:r>
      <w:ins w:id="169" w:author="Author">
        <w:r w:rsidR="00C1739D" w:rsidRPr="00565EF9">
          <w:t xml:space="preserve">responses </w:t>
        </w:r>
      </w:ins>
      <w:r w:rsidRPr="00565EF9">
        <w:t xml:space="preserve">in </w:t>
      </w:r>
      <w:ins w:id="170" w:author="Author">
        <w:r w:rsidRPr="00565EF9">
          <w:t>certain</w:t>
        </w:r>
      </w:ins>
      <w:del w:id="171" w:author="Author">
        <w:r w:rsidRPr="00565EF9">
          <w:delText>some</w:delText>
        </w:r>
      </w:del>
      <w:r w:rsidRPr="00565EF9">
        <w:t xml:space="preserve"> situations [10</w:t>
      </w:r>
      <w:ins w:id="172" w:author="Author">
        <w:r w:rsidR="00983C70" w:rsidRPr="00983C70">
          <w:t>–</w:t>
        </w:r>
      </w:ins>
      <w:del w:id="173" w:author="Author">
        <w:r w:rsidRPr="00565EF9" w:rsidDel="00983C70">
          <w:delText xml:space="preserve">, 11, </w:delText>
        </w:r>
      </w:del>
      <w:r w:rsidRPr="00565EF9">
        <w:t>12].</w:t>
      </w:r>
    </w:p>
    <w:p w14:paraId="7E2CA2C5" w14:textId="77777777" w:rsidR="00565EF9" w:rsidRPr="00565EF9" w:rsidRDefault="00565EF9" w:rsidP="00565EF9">
      <w:pPr>
        <w:pStyle w:val="MDPI31text"/>
      </w:pPr>
    </w:p>
    <w:p w14:paraId="116D6E4F" w14:textId="7E06F6CE" w:rsidR="00565EF9" w:rsidRPr="00565EF9" w:rsidDel="00C1739D" w:rsidRDefault="00565EF9" w:rsidP="00565EF9">
      <w:pPr>
        <w:pStyle w:val="MDPI31text"/>
        <w:rPr>
          <w:del w:id="174" w:author="Author"/>
        </w:rPr>
      </w:pPr>
      <w:ins w:id="175" w:author="Author">
        <w:del w:id="176" w:author="Author">
          <w:r w:rsidRPr="00565EF9" w:rsidDel="00C1739D">
            <w:delText>The</w:delText>
          </w:r>
        </w:del>
      </w:ins>
      <w:del w:id="177" w:author="Author">
        <w:r w:rsidRPr="00565EF9" w:rsidDel="00C1739D">
          <w:delText>As such, the latest technique</w:delText>
        </w:r>
      </w:del>
      <w:ins w:id="178" w:author="Author">
        <w:r w:rsidR="00C1739D">
          <w:t>Lately,</w:t>
        </w:r>
      </w:ins>
      <w:r w:rsidRPr="00565EF9">
        <w:t xml:space="preserve"> </w:t>
      </w:r>
      <w:del w:id="179" w:author="Author">
        <w:r w:rsidRPr="00565EF9" w:rsidDel="00C1739D">
          <w:delText xml:space="preserve">used by </w:delText>
        </w:r>
      </w:del>
      <w:r w:rsidRPr="00565EF9">
        <w:t>LLM</w:t>
      </w:r>
      <w:ins w:id="180" w:author="Author">
        <w:r w:rsidR="00C1739D">
          <w:t xml:space="preserve"> developers</w:t>
        </w:r>
      </w:ins>
      <w:del w:id="181" w:author="Author">
        <w:r w:rsidRPr="00565EF9" w:rsidDel="00C1739D">
          <w:delText>s</w:delText>
        </w:r>
      </w:del>
      <w:r w:rsidRPr="00565EF9">
        <w:t xml:space="preserve"> </w:t>
      </w:r>
      <w:del w:id="182" w:author="Author">
        <w:r w:rsidRPr="00565EF9" w:rsidDel="00C1739D">
          <w:delText xml:space="preserve">in </w:delText>
        </w:r>
      </w:del>
      <w:ins w:id="183" w:author="Author">
        <w:r w:rsidR="00C1739D">
          <w:t>are</w:t>
        </w:r>
        <w:r w:rsidR="00C1739D" w:rsidRPr="00565EF9">
          <w:t xml:space="preserve"> </w:t>
        </w:r>
        <w:r w:rsidR="00C1739D">
          <w:t xml:space="preserve">aiming to </w:t>
        </w:r>
      </w:ins>
      <w:del w:id="184" w:author="Author">
        <w:r w:rsidRPr="00565EF9" w:rsidDel="00C1739D">
          <w:delText xml:space="preserve">practical applications to </w:delText>
        </w:r>
      </w:del>
      <w:r w:rsidRPr="00565EF9">
        <w:t xml:space="preserve">address issues such as hallucinations, lack of updates, and lack of </w:t>
      </w:r>
      <w:ins w:id="185" w:author="Author">
        <w:r w:rsidRPr="00565EF9">
          <w:t xml:space="preserve">answer </w:t>
        </w:r>
      </w:ins>
      <w:r w:rsidRPr="00565EF9">
        <w:t xml:space="preserve">transparency </w:t>
      </w:r>
      <w:ins w:id="186" w:author="Author">
        <w:r w:rsidR="00C1739D">
          <w:t xml:space="preserve">through </w:t>
        </w:r>
      </w:ins>
      <w:commentRangeStart w:id="187"/>
      <w:del w:id="188" w:author="Author">
        <w:r w:rsidRPr="00565EF9">
          <w:delText xml:space="preserve">of answers </w:delText>
        </w:r>
        <w:r w:rsidRPr="00565EF9" w:rsidDel="00C1739D">
          <w:delText xml:space="preserve">is </w:delText>
        </w:r>
        <w:r w:rsidRPr="00565EF9">
          <w:delText xml:space="preserve">the application of the </w:delText>
        </w:r>
      </w:del>
      <w:ins w:id="189" w:author="Author">
        <w:r w:rsidR="00C1739D">
          <w:t>r</w:t>
        </w:r>
      </w:ins>
      <w:del w:id="190" w:author="Author">
        <w:r w:rsidRPr="00565EF9" w:rsidDel="00C1739D">
          <w:delText>R</w:delText>
        </w:r>
      </w:del>
      <w:r w:rsidRPr="00565EF9">
        <w:t>etrieval</w:t>
      </w:r>
      <w:commentRangeEnd w:id="187"/>
      <w:r w:rsidR="00880BE6">
        <w:rPr>
          <w:rStyle w:val="CommentReference"/>
          <w:rFonts w:eastAsia="SimSun"/>
          <w:noProof/>
          <w:snapToGrid/>
          <w:lang w:eastAsia="zh-CN" w:bidi="ar-SA"/>
        </w:rPr>
        <w:commentReference w:id="187"/>
      </w:r>
      <w:ins w:id="191" w:author="Author">
        <w:r w:rsidR="00880BE6">
          <w:t>-</w:t>
        </w:r>
      </w:ins>
      <w:del w:id="192" w:author="Author">
        <w:r w:rsidRPr="00565EF9" w:rsidDel="00880BE6">
          <w:delText xml:space="preserve"> </w:delText>
        </w:r>
      </w:del>
      <w:ins w:id="193" w:author="Author">
        <w:r w:rsidR="00C1739D">
          <w:t>a</w:t>
        </w:r>
      </w:ins>
      <w:del w:id="194" w:author="Author">
        <w:r w:rsidRPr="00565EF9" w:rsidDel="00C1739D">
          <w:delText>A</w:delText>
        </w:r>
      </w:del>
      <w:r w:rsidRPr="00565EF9">
        <w:t>ugment</w:t>
      </w:r>
      <w:ins w:id="195" w:author="Author">
        <w:r w:rsidR="00880BE6">
          <w:t>ed</w:t>
        </w:r>
      </w:ins>
      <w:del w:id="196" w:author="Author">
        <w:r w:rsidRPr="00565EF9" w:rsidDel="00880BE6">
          <w:delText>ation</w:delText>
        </w:r>
      </w:del>
      <w:r w:rsidRPr="00565EF9">
        <w:t xml:space="preserve"> </w:t>
      </w:r>
      <w:ins w:id="197" w:author="Author">
        <w:r w:rsidR="00C1739D">
          <w:t>g</w:t>
        </w:r>
      </w:ins>
      <w:del w:id="198" w:author="Author">
        <w:r w:rsidRPr="00565EF9" w:rsidDel="00C1739D">
          <w:delText>G</w:delText>
        </w:r>
      </w:del>
      <w:r w:rsidRPr="00565EF9">
        <w:t>eneration (RAG)</w:t>
      </w:r>
      <w:ins w:id="199" w:author="Author">
        <w:r w:rsidR="00C1739D">
          <w:t xml:space="preserve"> </w:t>
        </w:r>
      </w:ins>
      <w:del w:id="200" w:author="Author">
        <w:r w:rsidRPr="00565EF9" w:rsidDel="00880BE6">
          <w:delText xml:space="preserve"> </w:delText>
        </w:r>
      </w:del>
      <w:r w:rsidRPr="00565EF9">
        <w:t>[13]</w:t>
      </w:r>
      <w:del w:id="201" w:author="Author">
        <w:r w:rsidRPr="00565EF9">
          <w:delText xml:space="preserve"> process</w:delText>
        </w:r>
      </w:del>
      <w:r w:rsidRPr="00565EF9">
        <w:t>.</w:t>
      </w:r>
      <w:ins w:id="202" w:author="Author">
        <w:r w:rsidR="00C1739D">
          <w:t xml:space="preserve"> </w:t>
        </w:r>
      </w:ins>
    </w:p>
    <w:p w14:paraId="2E2D813A" w14:textId="23965F00" w:rsidR="00565EF9" w:rsidRPr="00565EF9" w:rsidDel="00E65855" w:rsidRDefault="00565EF9" w:rsidP="00880BE6">
      <w:pPr>
        <w:pStyle w:val="MDPI31text"/>
        <w:rPr>
          <w:del w:id="203" w:author="Author"/>
        </w:rPr>
      </w:pPr>
      <w:ins w:id="204" w:author="Author">
        <w:del w:id="205" w:author="Author">
          <w:r w:rsidRPr="00565EF9">
            <w:delText xml:space="preserve">The </w:delText>
          </w:r>
        </w:del>
      </w:ins>
      <w:del w:id="206" w:author="Author">
        <w:r w:rsidRPr="00565EF9" w:rsidDel="00880BE6">
          <w:delText>RAG</w:delText>
        </w:r>
      </w:del>
      <w:ins w:id="207" w:author="Author">
        <w:r w:rsidR="00880BE6">
          <w:t>This technique</w:t>
        </w:r>
      </w:ins>
      <w:r w:rsidRPr="00565EF9">
        <w:t xml:space="preserve"> </w:t>
      </w:r>
      <w:r w:rsidRPr="00EB3227">
        <w:t xml:space="preserve">combines knowledge from the field of natural language processing and </w:t>
      </w:r>
      <w:del w:id="208" w:author="Author">
        <w:r w:rsidRPr="00EB3227" w:rsidDel="00880BE6">
          <w:delText>large language models</w:delText>
        </w:r>
      </w:del>
      <w:ins w:id="209" w:author="Author">
        <w:r w:rsidR="00880BE6" w:rsidRPr="00EB3227">
          <w:t>LLMs</w:t>
        </w:r>
      </w:ins>
      <w:r w:rsidRPr="00EB3227">
        <w:t xml:space="preserve"> with external knowledge </w:t>
      </w:r>
      <w:ins w:id="210" w:author="Author">
        <w:r w:rsidR="00880BE6" w:rsidRPr="00EB3227">
          <w:t>data</w:t>
        </w:r>
      </w:ins>
      <w:r w:rsidRPr="00EB3227">
        <w:t xml:space="preserve">bases to </w:t>
      </w:r>
      <w:del w:id="211" w:author="Author">
        <w:r w:rsidRPr="00EB3227" w:rsidDel="00880BE6">
          <w:delText xml:space="preserve">help search </w:delText>
        </w:r>
      </w:del>
      <w:ins w:id="212" w:author="Author">
        <w:del w:id="213" w:author="Author">
          <w:r w:rsidRPr="00EB3227" w:rsidDel="00880BE6">
            <w:delText xml:space="preserve">for </w:delText>
          </w:r>
        </w:del>
      </w:ins>
      <w:del w:id="214" w:author="Author">
        <w:r w:rsidRPr="00EB3227" w:rsidDel="00880BE6">
          <w:delText xml:space="preserve">mechanisms </w:delText>
        </w:r>
      </w:del>
      <w:ins w:id="215" w:author="Author">
        <w:del w:id="216" w:author="Author">
          <w:r w:rsidRPr="00EB3227" w:rsidDel="00880BE6">
            <w:delText xml:space="preserve">that </w:delText>
          </w:r>
        </w:del>
      </w:ins>
      <w:del w:id="217" w:author="Author">
        <w:r w:rsidRPr="00EB3227" w:rsidDel="00880BE6">
          <w:delText>improve</w:delText>
        </w:r>
      </w:del>
      <w:ins w:id="218" w:author="Author">
        <w:r w:rsidR="00880BE6" w:rsidRPr="00EB3227">
          <w:t>enhance</w:t>
        </w:r>
      </w:ins>
      <w:r w:rsidRPr="00EB3227">
        <w:t xml:space="preserve"> the quality and relevance of </w:t>
      </w:r>
      <w:ins w:id="219" w:author="Author">
        <w:r w:rsidR="00EB3227">
          <w:t xml:space="preserve">their </w:t>
        </w:r>
      </w:ins>
      <w:r w:rsidRPr="00EB3227">
        <w:t>responses.</w:t>
      </w:r>
      <w:r w:rsidRPr="00565EF9">
        <w:t xml:space="preserve"> </w:t>
      </w:r>
      <w:commentRangeStart w:id="220"/>
    </w:p>
    <w:p w14:paraId="22C34E36" w14:textId="3607DFD8" w:rsidR="00565EF9" w:rsidRPr="00565EF9" w:rsidRDefault="00565EF9" w:rsidP="00565EF9">
      <w:pPr>
        <w:pStyle w:val="MDPI31text"/>
      </w:pPr>
      <w:r w:rsidRPr="00565EF9">
        <w:t>RAG</w:t>
      </w:r>
      <w:del w:id="221" w:author="Author">
        <w:r w:rsidRPr="00565EF9" w:rsidDel="00E65855">
          <w:delText>s</w:delText>
        </w:r>
      </w:del>
      <w:r w:rsidRPr="00565EF9">
        <w:t xml:space="preserve"> </w:t>
      </w:r>
      <w:commentRangeEnd w:id="220"/>
      <w:r w:rsidR="00A14A9E">
        <w:rPr>
          <w:rStyle w:val="CommentReference"/>
          <w:rFonts w:eastAsia="SimSun"/>
          <w:noProof/>
          <w:snapToGrid/>
          <w:lang w:eastAsia="zh-CN" w:bidi="ar-SA"/>
        </w:rPr>
        <w:commentReference w:id="220"/>
      </w:r>
      <w:del w:id="222" w:author="Author">
        <w:r w:rsidRPr="00565EF9" w:rsidDel="00E65855">
          <w:delText xml:space="preserve">are </w:delText>
        </w:r>
      </w:del>
      <w:ins w:id="223" w:author="Author">
        <w:r w:rsidR="00E65855">
          <w:t>is</w:t>
        </w:r>
        <w:r w:rsidR="00E65855" w:rsidRPr="00565EF9">
          <w:t xml:space="preserve"> </w:t>
        </w:r>
      </w:ins>
      <w:r w:rsidRPr="00565EF9">
        <w:t>particularly useful in scenarios where</w:t>
      </w:r>
      <w:ins w:id="224" w:author="Author">
        <w:r w:rsidR="00880BE6">
          <w:t>in</w:t>
        </w:r>
      </w:ins>
      <w:r w:rsidRPr="00565EF9">
        <w:t xml:space="preserve"> specific and up-to-date information is required, such as academic research, </w:t>
      </w:r>
      <w:del w:id="225" w:author="Author">
        <w:r w:rsidRPr="00565EF9">
          <w:delText xml:space="preserve">providing </w:delText>
        </w:r>
      </w:del>
      <w:r w:rsidRPr="00565EF9">
        <w:t>customer service</w:t>
      </w:r>
      <w:ins w:id="226" w:author="Author">
        <w:del w:id="227" w:author="Author">
          <w:r w:rsidRPr="00565EF9" w:rsidDel="00E65855">
            <w:delText xml:space="preserve"> provision</w:delText>
          </w:r>
        </w:del>
      </w:ins>
      <w:r w:rsidRPr="00565EF9">
        <w:t xml:space="preserve">, or </w:t>
      </w:r>
      <w:del w:id="228" w:author="Author">
        <w:r w:rsidRPr="00565EF9">
          <w:delText xml:space="preserve">creating </w:delText>
        </w:r>
      </w:del>
      <w:r w:rsidRPr="00565EF9">
        <w:t>content</w:t>
      </w:r>
      <w:ins w:id="229" w:author="Author">
        <w:r w:rsidRPr="00565EF9">
          <w:t xml:space="preserve"> creation</w:t>
        </w:r>
      </w:ins>
      <w:del w:id="230" w:author="Author">
        <w:r w:rsidRPr="00565EF9" w:rsidDel="00E65855">
          <w:delText>.</w:delText>
        </w:r>
      </w:del>
      <w:r w:rsidRPr="00565EF9">
        <w:t xml:space="preserve"> [14</w:t>
      </w:r>
      <w:ins w:id="231" w:author="Author">
        <w:r w:rsidR="00983C70" w:rsidRPr="00983C70">
          <w:t>–</w:t>
        </w:r>
      </w:ins>
      <w:del w:id="232" w:author="Author">
        <w:r w:rsidRPr="00565EF9" w:rsidDel="00983C70">
          <w:delText>,15,16,17,</w:delText>
        </w:r>
      </w:del>
      <w:r w:rsidRPr="00565EF9">
        <w:t>18]</w:t>
      </w:r>
      <w:ins w:id="233" w:author="Author">
        <w:r w:rsidR="00E65855">
          <w:t>.</w:t>
        </w:r>
      </w:ins>
    </w:p>
    <w:p w14:paraId="399C33AD" w14:textId="7CF7F871" w:rsidR="00565EF9" w:rsidRPr="00565EF9" w:rsidDel="00171296" w:rsidRDefault="00565EF9" w:rsidP="00565EF9">
      <w:pPr>
        <w:pStyle w:val="MDPI31text"/>
        <w:rPr>
          <w:del w:id="234" w:author="Author"/>
        </w:rPr>
      </w:pPr>
      <w:commentRangeStart w:id="235"/>
      <w:commentRangeStart w:id="236"/>
      <w:del w:id="237" w:author="Author">
        <w:r w:rsidRPr="00565EF9" w:rsidDel="00A14A9E">
          <w:delText xml:space="preserve">The reasons </w:delText>
        </w:r>
        <w:r w:rsidRPr="00565EF9">
          <w:delText xml:space="preserve">why </w:delText>
        </w:r>
      </w:del>
      <w:r w:rsidRPr="00565EF9">
        <w:t>RAG</w:t>
      </w:r>
      <w:del w:id="238" w:author="Author">
        <w:r w:rsidRPr="00565EF9" w:rsidDel="00A14A9E">
          <w:delText>s</w:delText>
        </w:r>
      </w:del>
      <w:r w:rsidRPr="00565EF9">
        <w:t xml:space="preserve"> </w:t>
      </w:r>
      <w:ins w:id="239" w:author="Author">
        <w:r w:rsidR="00A14A9E">
          <w:t xml:space="preserve">offers the following advantages </w:t>
        </w:r>
      </w:ins>
      <w:del w:id="240" w:author="Author">
        <w:r w:rsidRPr="00565EF9" w:rsidDel="00A14A9E">
          <w:delText xml:space="preserve">are necessary </w:delText>
        </w:r>
      </w:del>
      <w:r w:rsidRPr="00565EF9">
        <w:t>for information</w:t>
      </w:r>
      <w:ins w:id="241" w:author="Author">
        <w:r w:rsidR="0050635D">
          <w:t>-</w:t>
        </w:r>
      </w:ins>
      <w:del w:id="242" w:author="Author">
        <w:r w:rsidRPr="00565EF9" w:rsidDel="0050635D">
          <w:delText xml:space="preserve"> </w:delText>
        </w:r>
      </w:del>
      <w:r w:rsidRPr="00565EF9">
        <w:t xml:space="preserve">retrieval </w:t>
      </w:r>
      <w:commentRangeEnd w:id="235"/>
      <w:r w:rsidR="00A14A9E">
        <w:rPr>
          <w:rStyle w:val="CommentReference"/>
          <w:rFonts w:eastAsia="SimSun"/>
          <w:noProof/>
          <w:snapToGrid/>
          <w:lang w:eastAsia="zh-CN" w:bidi="ar-SA"/>
        </w:rPr>
        <w:commentReference w:id="235"/>
      </w:r>
      <w:r w:rsidRPr="00565EF9">
        <w:t>applications</w:t>
      </w:r>
      <w:del w:id="243" w:author="Author">
        <w:r w:rsidRPr="00565EF9" w:rsidDel="00A14A9E">
          <w:delText xml:space="preserve"> </w:delText>
        </w:r>
      </w:del>
      <w:ins w:id="244" w:author="Author">
        <w:del w:id="245" w:author="Author">
          <w:r w:rsidRPr="00565EF9" w:rsidDel="00A14A9E">
            <w:delText>are</w:delText>
          </w:r>
        </w:del>
      </w:ins>
      <w:del w:id="246" w:author="Author">
        <w:r w:rsidRPr="00565EF9" w:rsidDel="00A14A9E">
          <w:delText>can be summarized as follows</w:delText>
        </w:r>
      </w:del>
      <w:ins w:id="247" w:author="Author">
        <w:r w:rsidRPr="00565EF9">
          <w:t>.</w:t>
        </w:r>
        <w:del w:id="248" w:author="Author">
          <w:r w:rsidRPr="00565EF9">
            <w:delText>:</w:delText>
          </w:r>
        </w:del>
      </w:ins>
      <w:del w:id="249" w:author="Author">
        <w:r w:rsidRPr="00565EF9">
          <w:delText>.</w:delText>
        </w:r>
      </w:del>
      <w:r w:rsidRPr="00565EF9">
        <w:t xml:space="preserve"> </w:t>
      </w:r>
      <w:commentRangeEnd w:id="236"/>
      <w:r w:rsidR="00A14A9E">
        <w:rPr>
          <w:rStyle w:val="CommentReference"/>
          <w:rFonts w:eastAsia="SimSun"/>
          <w:noProof/>
          <w:snapToGrid/>
          <w:lang w:eastAsia="zh-CN" w:bidi="ar-SA"/>
        </w:rPr>
        <w:commentReference w:id="236"/>
      </w:r>
      <w:commentRangeStart w:id="250"/>
      <w:del w:id="251" w:author="Author">
        <w:r w:rsidRPr="00565EF9" w:rsidDel="00A14A9E">
          <w:delText xml:space="preserve">First, </w:delText>
        </w:r>
        <w:r w:rsidRPr="00565EF9" w:rsidDel="00E65855">
          <w:delText xml:space="preserve">in </w:delText>
        </w:r>
      </w:del>
      <w:ins w:id="252" w:author="Author">
        <w:del w:id="253" w:author="Author">
          <w:r w:rsidRPr="00565EF9" w:rsidDel="00E65855">
            <w:delText>a</w:delText>
          </w:r>
        </w:del>
      </w:ins>
      <w:del w:id="254" w:author="Author">
        <w:r w:rsidRPr="00565EF9">
          <w:delText>the</w:delText>
        </w:r>
        <w:r w:rsidRPr="00565EF9" w:rsidDel="00E65855">
          <w:delText xml:space="preserve"> </w:delText>
        </w:r>
        <w:r w:rsidRPr="00565EF9" w:rsidDel="00A14A9E">
          <w:delText>m</w:delText>
        </w:r>
      </w:del>
      <w:ins w:id="255" w:author="Author">
        <w:r w:rsidR="00A14A9E">
          <w:t>M</w:t>
        </w:r>
      </w:ins>
      <w:r w:rsidRPr="00565EF9">
        <w:t xml:space="preserve">odern </w:t>
      </w:r>
      <w:commentRangeEnd w:id="250"/>
      <w:r w:rsidR="00A14A9E">
        <w:rPr>
          <w:rStyle w:val="CommentReference"/>
          <w:rFonts w:eastAsia="SimSun"/>
          <w:noProof/>
          <w:snapToGrid/>
          <w:lang w:eastAsia="zh-CN" w:bidi="ar-SA"/>
        </w:rPr>
        <w:commentReference w:id="250"/>
      </w:r>
      <w:r w:rsidRPr="00565EF9">
        <w:t>data environment</w:t>
      </w:r>
      <w:ins w:id="256" w:author="Author">
        <w:r w:rsidR="00E65855">
          <w:t>s comprise</w:t>
        </w:r>
      </w:ins>
      <w:del w:id="257" w:author="Author">
        <w:r w:rsidRPr="00565EF9" w:rsidDel="00E65855">
          <w:delText>,</w:delText>
        </w:r>
      </w:del>
      <w:r w:rsidRPr="00565EF9">
        <w:t xml:space="preserve"> </w:t>
      </w:r>
      <w:del w:id="258" w:author="Author">
        <w:r w:rsidRPr="00565EF9" w:rsidDel="00E65855">
          <w:delText xml:space="preserve">the </w:delText>
        </w:r>
      </w:del>
      <w:ins w:id="259" w:author="Author">
        <w:r w:rsidR="00E65855">
          <w:t>vast</w:t>
        </w:r>
        <w:r w:rsidR="00E65855" w:rsidRPr="00565EF9">
          <w:t xml:space="preserve"> </w:t>
        </w:r>
      </w:ins>
      <w:r w:rsidRPr="00565EF9">
        <w:t>amount</w:t>
      </w:r>
      <w:ins w:id="260" w:author="Author">
        <w:r w:rsidR="00E65855">
          <w:t>s</w:t>
        </w:r>
      </w:ins>
      <w:r w:rsidRPr="00565EF9">
        <w:t xml:space="preserve"> of information</w:t>
      </w:r>
      <w:del w:id="261" w:author="Author">
        <w:r w:rsidRPr="00565EF9" w:rsidDel="00E65855">
          <w:delText xml:space="preserve"> is vast</w:delText>
        </w:r>
      </w:del>
      <w:r w:rsidRPr="00565EF9">
        <w:t xml:space="preserve">, and </w:t>
      </w:r>
      <w:ins w:id="262" w:author="Author">
        <w:del w:id="263" w:author="Author">
          <w:r w:rsidRPr="00565EF9" w:rsidDel="00940837">
            <w:delText xml:space="preserve">a </w:delText>
          </w:r>
        </w:del>
      </w:ins>
      <w:r w:rsidRPr="00565EF9">
        <w:t xml:space="preserve">fast and accurate search is essential to </w:t>
      </w:r>
      <w:ins w:id="264" w:author="Author">
        <w:r w:rsidRPr="00565EF9">
          <w:t>utilize the data effectively</w:t>
        </w:r>
      </w:ins>
      <w:del w:id="265" w:author="Author">
        <w:r w:rsidRPr="00565EF9">
          <w:delText>effectively utilize this data</w:delText>
        </w:r>
      </w:del>
      <w:r w:rsidRPr="00565EF9">
        <w:t xml:space="preserve">. </w:t>
      </w:r>
      <w:ins w:id="266" w:author="Author">
        <w:r w:rsidR="008A3FE7">
          <w:t xml:space="preserve">Additionally, </w:t>
        </w:r>
      </w:ins>
      <w:del w:id="267" w:author="Author">
        <w:r w:rsidRPr="00565EF9" w:rsidDel="008A3FE7">
          <w:delText>T</w:delText>
        </w:r>
      </w:del>
      <w:ins w:id="268" w:author="Author">
        <w:r w:rsidR="008A3FE7">
          <w:t>the</w:t>
        </w:r>
      </w:ins>
      <w:del w:id="269" w:author="Author">
        <w:r w:rsidRPr="00565EF9" w:rsidDel="008A3FE7">
          <w:delText>here is an increasing</w:delText>
        </w:r>
      </w:del>
      <w:r w:rsidRPr="00565EF9">
        <w:t xml:space="preserve"> demand for </w:t>
      </w:r>
      <w:ins w:id="270" w:author="Author">
        <w:r w:rsidR="008A3FE7">
          <w:t xml:space="preserve">retrieving </w:t>
        </w:r>
      </w:ins>
      <w:del w:id="271" w:author="Author">
        <w:r w:rsidRPr="00565EF9">
          <w:delText xml:space="preserve">the </w:delText>
        </w:r>
      </w:del>
      <w:r w:rsidRPr="00565EF9">
        <w:t>accura</w:t>
      </w:r>
      <w:ins w:id="272" w:author="Author">
        <w:r w:rsidR="008A3FE7">
          <w:t>te</w:t>
        </w:r>
      </w:ins>
      <w:del w:id="273" w:author="Author">
        <w:r w:rsidRPr="00565EF9" w:rsidDel="008A3FE7">
          <w:delText>cy</w:delText>
        </w:r>
      </w:del>
      <w:r w:rsidRPr="00565EF9">
        <w:t xml:space="preserve"> and relevan</w:t>
      </w:r>
      <w:ins w:id="274" w:author="Author">
        <w:r w:rsidR="008A3FE7">
          <w:t>t</w:t>
        </w:r>
      </w:ins>
      <w:del w:id="275" w:author="Author">
        <w:r w:rsidRPr="00565EF9" w:rsidDel="008A3FE7">
          <w:delText>ce</w:delText>
        </w:r>
      </w:del>
      <w:r w:rsidRPr="00565EF9">
        <w:t xml:space="preserve"> </w:t>
      </w:r>
      <w:del w:id="276" w:author="Author">
        <w:r w:rsidRPr="00565EF9" w:rsidDel="008A3FE7">
          <w:delText xml:space="preserve">of the </w:delText>
        </w:r>
      </w:del>
      <w:r w:rsidRPr="00565EF9">
        <w:t xml:space="preserve">information </w:t>
      </w:r>
      <w:del w:id="277" w:author="Author">
        <w:r w:rsidRPr="00565EF9" w:rsidDel="008A3FE7">
          <w:delText>obtained</w:delText>
        </w:r>
      </w:del>
      <w:ins w:id="278" w:author="Author">
        <w:r w:rsidR="008A3FE7">
          <w:t>is increasing</w:t>
        </w:r>
      </w:ins>
      <w:r w:rsidRPr="00565EF9">
        <w:t>. Therefore, RAG</w:t>
      </w:r>
      <w:del w:id="279" w:author="Author">
        <w:r w:rsidRPr="00565EF9" w:rsidDel="008A3FE7">
          <w:delText>s</w:delText>
        </w:r>
      </w:del>
      <w:r w:rsidRPr="00565EF9">
        <w:t xml:space="preserve"> can be used </w:t>
      </w:r>
      <w:ins w:id="280" w:author="Author">
        <w:r w:rsidR="00171296">
          <w:t>for</w:t>
        </w:r>
        <w:r w:rsidR="00171296" w:rsidRPr="00565EF9">
          <w:t xml:space="preserve"> fast</w:t>
        </w:r>
        <w:r w:rsidR="00171296">
          <w:t>er</w:t>
        </w:r>
        <w:r w:rsidR="00171296" w:rsidRPr="00565EF9">
          <w:t xml:space="preserve"> updates and personalized search</w:t>
        </w:r>
        <w:r w:rsidR="00171296">
          <w:t xml:space="preserve">es </w:t>
        </w:r>
      </w:ins>
      <w:del w:id="281" w:author="Author">
        <w:r w:rsidRPr="00565EF9" w:rsidDel="008A3FE7">
          <w:delText xml:space="preserve">effectively </w:delText>
        </w:r>
      </w:del>
      <w:r w:rsidRPr="00565EF9">
        <w:t xml:space="preserve">in </w:t>
      </w:r>
      <w:commentRangeStart w:id="282"/>
      <w:r w:rsidRPr="00565EF9">
        <w:t>LLM</w:t>
      </w:r>
      <w:del w:id="283" w:author="Author">
        <w:r w:rsidRPr="00565EF9" w:rsidDel="008A3FE7">
          <w:delText xml:space="preserve"> </w:delText>
        </w:r>
      </w:del>
      <w:ins w:id="284" w:author="Author">
        <w:r w:rsidR="008A3FE7">
          <w:t>s</w:t>
        </w:r>
        <w:commentRangeEnd w:id="282"/>
        <w:r w:rsidR="008A3FE7">
          <w:rPr>
            <w:rStyle w:val="CommentReference"/>
            <w:rFonts w:eastAsia="SimSun"/>
            <w:noProof/>
            <w:snapToGrid/>
            <w:lang w:eastAsia="zh-CN" w:bidi="ar-SA"/>
          </w:rPr>
          <w:commentReference w:id="282"/>
        </w:r>
      </w:ins>
      <w:del w:id="285" w:author="Author">
        <w:r w:rsidRPr="00565EF9" w:rsidDel="008A3FE7">
          <w:delText>models</w:delText>
        </w:r>
      </w:del>
      <w:ins w:id="286" w:author="Author">
        <w:r w:rsidRPr="00565EF9">
          <w:t>,</w:t>
        </w:r>
      </w:ins>
      <w:r w:rsidRPr="00565EF9">
        <w:t xml:space="preserve"> where information is stored in parameters</w:t>
      </w:r>
      <w:del w:id="287" w:author="Author">
        <w:r w:rsidRPr="00565EF9">
          <w:delText>,</w:delText>
        </w:r>
        <w:r w:rsidRPr="00565EF9" w:rsidDel="00171296">
          <w:delText xml:space="preserve"> </w:delText>
        </w:r>
        <w:r w:rsidRPr="00565EF9" w:rsidDel="008A3FE7">
          <w:delText>and in provid</w:delText>
        </w:r>
      </w:del>
      <w:ins w:id="288" w:author="Author">
        <w:del w:id="289" w:author="Author">
          <w:r w:rsidRPr="00565EF9" w:rsidDel="008A3FE7">
            <w:delText>es</w:delText>
          </w:r>
        </w:del>
      </w:ins>
      <w:del w:id="290" w:author="Author">
        <w:r w:rsidRPr="00565EF9" w:rsidDel="00171296">
          <w:delText>ing fast, up-to-date updaters and personalized search</w:delText>
        </w:r>
        <w:r w:rsidRPr="00565EF9" w:rsidDel="008A3FE7">
          <w:delText xml:space="preserve"> services</w:delText>
        </w:r>
      </w:del>
      <w:r w:rsidRPr="00565EF9">
        <w:t xml:space="preserve">. </w:t>
      </w:r>
      <w:del w:id="291" w:author="Author">
        <w:r w:rsidRPr="00565EF9" w:rsidDel="00171296">
          <w:delText xml:space="preserve">The advantage of using </w:delText>
        </w:r>
      </w:del>
      <w:r w:rsidRPr="00565EF9">
        <w:t>RAG</w:t>
      </w:r>
      <w:del w:id="292" w:author="Author">
        <w:r w:rsidRPr="00565EF9" w:rsidDel="00171296">
          <w:delText>s</w:delText>
        </w:r>
      </w:del>
      <w:r w:rsidRPr="00565EF9">
        <w:t xml:space="preserve"> </w:t>
      </w:r>
      <w:del w:id="293" w:author="Author">
        <w:r w:rsidRPr="00565EF9" w:rsidDel="00171296">
          <w:delText>is that they provide</w:delText>
        </w:r>
      </w:del>
      <w:ins w:id="294" w:author="Author">
        <w:r w:rsidR="00171296">
          <w:t>allows retrieving</w:t>
        </w:r>
      </w:ins>
      <w:del w:id="295" w:author="Author">
        <w:r w:rsidRPr="00565EF9" w:rsidDel="00171296">
          <w:delText xml:space="preserve"> a way to provide</w:delText>
        </w:r>
      </w:del>
      <w:r w:rsidRPr="00565EF9">
        <w:t xml:space="preserve"> the necessary information without using sensitive data.</w:t>
      </w:r>
    </w:p>
    <w:p w14:paraId="38774752" w14:textId="43FBBF7E" w:rsidR="00565EF9" w:rsidRPr="00565EF9" w:rsidRDefault="00565EF9" w:rsidP="00565EF9">
      <w:pPr>
        <w:pStyle w:val="MDPI31text"/>
      </w:pPr>
      <w:r w:rsidRPr="00565EF9">
        <w:t xml:space="preserve"> </w:t>
      </w:r>
      <w:del w:id="296" w:author="Author">
        <w:r w:rsidRPr="00565EF9" w:rsidDel="00171296">
          <w:delText>In other words</w:delText>
        </w:r>
      </w:del>
      <w:ins w:id="297" w:author="Author">
        <w:r w:rsidR="00171296">
          <w:t>Thus</w:t>
        </w:r>
      </w:ins>
      <w:r w:rsidRPr="00565EF9">
        <w:t xml:space="preserve">, </w:t>
      </w:r>
      <w:del w:id="298" w:author="Author">
        <w:r w:rsidRPr="00565EF9" w:rsidDel="00171296">
          <w:delText xml:space="preserve">the </w:delText>
        </w:r>
      </w:del>
      <w:r w:rsidRPr="00565EF9">
        <w:t xml:space="preserve">RAG </w:t>
      </w:r>
      <w:del w:id="299" w:author="Author">
        <w:r w:rsidRPr="00565EF9" w:rsidDel="00171296">
          <w:delText xml:space="preserve">process can play an important role </w:delText>
        </w:r>
      </w:del>
      <w:ins w:id="300" w:author="Author">
        <w:r w:rsidR="00171296">
          <w:t xml:space="preserve">is key for </w:t>
        </w:r>
      </w:ins>
      <w:r w:rsidRPr="00565EF9">
        <w:t xml:space="preserve">in providing personalized search capabilities in </w:t>
      </w:r>
      <w:del w:id="301" w:author="Author">
        <w:r w:rsidRPr="00565EF9" w:rsidDel="00171296">
          <w:delText xml:space="preserve">personalized </w:delText>
        </w:r>
      </w:del>
      <w:r w:rsidRPr="00565EF9">
        <w:t>information</w:t>
      </w:r>
      <w:ins w:id="302" w:author="Author">
        <w:r w:rsidR="00171296">
          <w:t>-retrieval</w:t>
        </w:r>
      </w:ins>
      <w:r w:rsidRPr="00565EF9">
        <w:t xml:space="preserve"> services</w:t>
      </w:r>
      <w:del w:id="303" w:author="Author">
        <w:r w:rsidRPr="00565EF9" w:rsidDel="00171296">
          <w:delText>,</w:delText>
        </w:r>
      </w:del>
      <w:r w:rsidRPr="00565EF9">
        <w:t xml:space="preserve"> not only for companies and institutions</w:t>
      </w:r>
      <w:del w:id="304" w:author="Author">
        <w:r w:rsidRPr="00565EF9">
          <w:delText>,</w:delText>
        </w:r>
      </w:del>
      <w:r w:rsidRPr="00565EF9">
        <w:t xml:space="preserve"> but also for individuals.</w:t>
      </w:r>
    </w:p>
    <w:p w14:paraId="52F7D59A" w14:textId="3E2C9C36" w:rsidR="00565EF9" w:rsidRPr="00565EF9" w:rsidRDefault="00565EF9" w:rsidP="00565EF9">
      <w:pPr>
        <w:pStyle w:val="MDPI31text"/>
      </w:pPr>
      <w:r w:rsidRPr="00565EF9">
        <w:t xml:space="preserve">In this </w:t>
      </w:r>
      <w:commentRangeStart w:id="305"/>
      <w:ins w:id="306" w:author="Author">
        <w:r w:rsidRPr="00565EF9">
          <w:t>study</w:t>
        </w:r>
      </w:ins>
      <w:commentRangeEnd w:id="305"/>
      <w:r w:rsidR="00171296">
        <w:rPr>
          <w:rStyle w:val="CommentReference"/>
          <w:rFonts w:eastAsia="SimSun"/>
          <w:noProof/>
          <w:snapToGrid/>
          <w:lang w:eastAsia="zh-CN" w:bidi="ar-SA"/>
        </w:rPr>
        <w:commentReference w:id="305"/>
      </w:r>
      <w:del w:id="307" w:author="Author">
        <w:r w:rsidRPr="00565EF9">
          <w:delText>paper</w:delText>
        </w:r>
      </w:del>
      <w:r w:rsidRPr="00565EF9">
        <w:t xml:space="preserve">, a personalized database system </w:t>
      </w:r>
      <w:commentRangeStart w:id="308"/>
      <w:ins w:id="309" w:author="Author">
        <w:r w:rsidRPr="00565EF9">
          <w:t>wa</w:t>
        </w:r>
      </w:ins>
      <w:del w:id="310" w:author="Author">
        <w:r w:rsidRPr="00565EF9">
          <w:delText>i</w:delText>
        </w:r>
      </w:del>
      <w:r w:rsidRPr="00565EF9">
        <w:t xml:space="preserve">s </w:t>
      </w:r>
      <w:commentRangeEnd w:id="308"/>
      <w:r w:rsidR="00171296">
        <w:rPr>
          <w:rStyle w:val="CommentReference"/>
          <w:rFonts w:eastAsia="SimSun"/>
          <w:noProof/>
          <w:snapToGrid/>
          <w:lang w:eastAsia="zh-CN" w:bidi="ar-SA"/>
        </w:rPr>
        <w:commentReference w:id="308"/>
      </w:r>
      <w:r w:rsidRPr="00565EF9">
        <w:t>implemented using search augmentation</w:t>
      </w:r>
      <w:ins w:id="311" w:author="Author">
        <w:r w:rsidR="00171296">
          <w:t>,</w:t>
        </w:r>
        <w:del w:id="312" w:author="Author">
          <w:r w:rsidRPr="00565EF9">
            <w:delText>,</w:delText>
          </w:r>
        </w:del>
      </w:ins>
      <w:del w:id="313" w:author="Author">
        <w:r w:rsidRPr="00565EF9">
          <w:delText xml:space="preserve"> generation</w:delText>
        </w:r>
      </w:del>
      <w:r w:rsidRPr="00565EF9">
        <w:t xml:space="preserve"> and keywords set by </w:t>
      </w:r>
      <w:del w:id="314" w:author="Author">
        <w:r w:rsidRPr="00565EF9">
          <w:delText xml:space="preserve">the </w:delText>
        </w:r>
      </w:del>
      <w:r w:rsidRPr="00565EF9">
        <w:t>individual</w:t>
      </w:r>
      <w:ins w:id="315" w:author="Author">
        <w:r w:rsidRPr="00565EF9">
          <w:t>s</w:t>
        </w:r>
      </w:ins>
      <w:r w:rsidRPr="00565EF9">
        <w:t xml:space="preserve"> through </w:t>
      </w:r>
      <w:del w:id="316" w:author="Author">
        <w:r w:rsidRPr="00404EF7" w:rsidDel="00404EF7">
          <w:delText>QA</w:delText>
        </w:r>
        <w:r w:rsidRPr="00565EF9" w:rsidDel="00404EF7">
          <w:delText xml:space="preserve"> </w:delText>
        </w:r>
      </w:del>
      <w:ins w:id="317" w:author="Author">
        <w:r w:rsidR="00404EF7">
          <w:t>question-answering (QA)</w:t>
        </w:r>
        <w:r w:rsidR="00404EF7" w:rsidRPr="00565EF9">
          <w:t xml:space="preserve"> </w:t>
        </w:r>
        <w:r w:rsidRPr="00565EF9">
          <w:t>we</w:t>
        </w:r>
      </w:ins>
      <w:del w:id="318" w:author="Author">
        <w:r w:rsidRPr="00565EF9">
          <w:delText>a</w:delText>
        </w:r>
      </w:del>
      <w:r w:rsidRPr="00565EF9">
        <w:t xml:space="preserve">re tagged based on their context. This is </w:t>
      </w:r>
      <w:ins w:id="319" w:author="Author">
        <w:r w:rsidRPr="00565EF9">
          <w:t>similar</w:t>
        </w:r>
      </w:ins>
      <w:del w:id="320" w:author="Author">
        <w:r w:rsidRPr="00565EF9">
          <w:delText>like</w:delText>
        </w:r>
      </w:del>
      <w:r w:rsidRPr="00565EF9">
        <w:t xml:space="preserve"> t</w:t>
      </w:r>
      <w:ins w:id="321" w:author="Author">
        <w:r w:rsidRPr="00565EF9">
          <w:t>o</w:t>
        </w:r>
      </w:ins>
      <w:del w:id="322" w:author="Author">
        <w:r w:rsidRPr="00565EF9">
          <w:delText>he</w:delText>
        </w:r>
      </w:del>
      <w:r w:rsidRPr="00565EF9">
        <w:t xml:space="preserve"> </w:t>
      </w:r>
      <w:ins w:id="323" w:author="Author">
        <w:r w:rsidR="00171296">
          <w:t xml:space="preserve">structuring </w:t>
        </w:r>
      </w:ins>
      <w:r w:rsidRPr="00565EF9">
        <w:t xml:space="preserve">information </w:t>
      </w:r>
      <w:ins w:id="324" w:author="Author">
        <w:del w:id="325" w:author="Author">
          <w:r w:rsidRPr="00565EF9" w:rsidDel="00171296">
            <w:delText>being</w:delText>
          </w:r>
        </w:del>
      </w:ins>
      <w:del w:id="326" w:author="Author">
        <w:r w:rsidRPr="00565EF9" w:rsidDel="00171296">
          <w:delText xml:space="preserve">is structured </w:delText>
        </w:r>
      </w:del>
      <w:r w:rsidRPr="00565EF9">
        <w:t>in</w:t>
      </w:r>
      <w:commentRangeStart w:id="327"/>
      <w:ins w:id="328" w:author="Author">
        <w:r w:rsidRPr="00565EF9">
          <w:t>to</w:t>
        </w:r>
      </w:ins>
      <w:commentRangeEnd w:id="327"/>
      <w:r w:rsidRPr="00565EF9">
        <w:commentReference w:id="327"/>
      </w:r>
      <w:r w:rsidRPr="00565EF9">
        <w:t xml:space="preserve"> categories</w:t>
      </w:r>
      <w:ins w:id="329" w:author="Author">
        <w:r w:rsidRPr="00565EF9">
          <w:t>,</w:t>
        </w:r>
      </w:ins>
      <w:r w:rsidRPr="00565EF9">
        <w:t xml:space="preserve"> such as date</w:t>
      </w:r>
      <w:ins w:id="330" w:author="Author">
        <w:r w:rsidRPr="00565EF9">
          <w:t xml:space="preserve"> and</w:t>
        </w:r>
      </w:ins>
      <w:del w:id="331" w:author="Author">
        <w:r w:rsidRPr="00565EF9">
          <w:delText>,</w:delText>
        </w:r>
      </w:del>
      <w:r w:rsidRPr="00565EF9">
        <w:t xml:space="preserve"> topic</w:t>
      </w:r>
      <w:del w:id="332" w:author="Author">
        <w:r w:rsidRPr="00565EF9">
          <w:delText>, and so on</w:delText>
        </w:r>
      </w:del>
      <w:r w:rsidRPr="00565EF9">
        <w:t xml:space="preserve">, </w:t>
      </w:r>
      <w:del w:id="333" w:author="Author">
        <w:r w:rsidRPr="00565EF9" w:rsidDel="00171296">
          <w:delText xml:space="preserve">separated </w:delText>
        </w:r>
      </w:del>
      <w:ins w:id="334" w:author="Author">
        <w:r w:rsidR="00171296">
          <w:t>based on</w:t>
        </w:r>
      </w:ins>
      <w:del w:id="335" w:author="Author">
        <w:r w:rsidRPr="00565EF9" w:rsidDel="00171296">
          <w:delText>by</w:delText>
        </w:r>
      </w:del>
      <w:r w:rsidRPr="00565EF9">
        <w:t xml:space="preserve"> context. </w:t>
      </w:r>
      <w:ins w:id="336" w:author="Author">
        <w:r w:rsidRPr="00565EF9">
          <w:t>I</w:t>
        </w:r>
      </w:ins>
      <w:del w:id="337" w:author="Author">
        <w:r w:rsidRPr="00565EF9">
          <w:delText>Thus, i</w:delText>
        </w:r>
      </w:del>
      <w:r w:rsidRPr="00565EF9">
        <w:t>ndividuals using this search</w:t>
      </w:r>
      <w:ins w:id="338" w:author="Author">
        <w:r w:rsidR="00107780">
          <w:t>-</w:t>
        </w:r>
      </w:ins>
      <w:del w:id="339" w:author="Author">
        <w:r w:rsidRPr="00565EF9" w:rsidDel="00107780">
          <w:delText xml:space="preserve"> </w:delText>
        </w:r>
      </w:del>
      <w:r w:rsidRPr="00565EF9">
        <w:t xml:space="preserve">enhancement system </w:t>
      </w:r>
      <w:del w:id="340" w:author="Author">
        <w:r w:rsidRPr="00565EF9" w:rsidDel="00107780">
          <w:delText xml:space="preserve">have </w:delText>
        </w:r>
      </w:del>
      <w:ins w:id="341" w:author="Author">
        <w:r w:rsidR="00107780">
          <w:t>are provided</w:t>
        </w:r>
        <w:r w:rsidR="00107780" w:rsidRPr="00565EF9">
          <w:t xml:space="preserve"> </w:t>
        </w:r>
      </w:ins>
      <w:r w:rsidRPr="00565EF9">
        <w:t xml:space="preserve">a personalized database of </w:t>
      </w:r>
      <w:del w:id="342" w:author="Author">
        <w:r w:rsidRPr="00565EF9">
          <w:delText xml:space="preserve">their own </w:delText>
        </w:r>
      </w:del>
      <w:r w:rsidRPr="00565EF9">
        <w:t xml:space="preserve">keywords and contextual layers. </w:t>
      </w:r>
      <w:ins w:id="343" w:author="Author">
        <w:r w:rsidR="00107780">
          <w:t xml:space="preserve">However, </w:t>
        </w:r>
        <w:r w:rsidR="007D7282">
          <w:t xml:space="preserve">a </w:t>
        </w:r>
        <w:del w:id="344" w:author="Author">
          <w:r w:rsidRPr="00565EF9" w:rsidDel="007D7282">
            <w:delText>To</w:delText>
          </w:r>
        </w:del>
      </w:ins>
      <w:del w:id="345" w:author="Author">
        <w:r w:rsidRPr="00565EF9" w:rsidDel="007D7282">
          <w:delText xml:space="preserve">In order to use this system, </w:delText>
        </w:r>
        <w:r w:rsidRPr="00565EF9">
          <w:delText xml:space="preserve">a </w:delText>
        </w:r>
      </w:del>
      <w:r w:rsidRPr="00565EF9">
        <w:t xml:space="preserve">simple implementation of LLM prompts and outputs is </w:t>
      </w:r>
      <w:ins w:id="346" w:author="Author">
        <w:r w:rsidRPr="00565EF9">
          <w:t>insufficient</w:t>
        </w:r>
        <w:r w:rsidR="007D7282">
          <w:t xml:space="preserve"> t</w:t>
        </w:r>
        <w:r w:rsidR="007D7282" w:rsidRPr="00565EF9">
          <w:t>o use this system</w:t>
        </w:r>
      </w:ins>
      <w:del w:id="347" w:author="Author">
        <w:r w:rsidRPr="00565EF9">
          <w:delText>not sufficient</w:delText>
        </w:r>
      </w:del>
      <w:r w:rsidRPr="00565EF9">
        <w:t>. Therefore, we applied a</w:t>
      </w:r>
      <w:ins w:id="348" w:author="Author">
        <w:r w:rsidR="007D7282">
          <w:t>n</w:t>
        </w:r>
      </w:ins>
      <w:r w:rsidRPr="00565EF9">
        <w:t xml:space="preserve"> RAG process for context-based search enhancement</w:t>
      </w:r>
      <w:del w:id="349" w:author="Author">
        <w:r w:rsidRPr="00565EF9">
          <w:delText>,</w:delText>
        </w:r>
      </w:del>
      <w:r w:rsidRPr="00565EF9">
        <w:t xml:space="preserve"> and implemented a NoSQL database to continuously update the </w:t>
      </w:r>
      <w:del w:id="350" w:author="Author">
        <w:r w:rsidRPr="00565EF9" w:rsidDel="007D7282">
          <w:delText xml:space="preserve">user's </w:delText>
        </w:r>
      </w:del>
      <w:r w:rsidRPr="00565EF9">
        <w:t>search histor</w:t>
      </w:r>
      <w:ins w:id="351" w:author="Author">
        <w:r w:rsidR="007D7282">
          <w:t>ies</w:t>
        </w:r>
      </w:ins>
      <w:del w:id="352" w:author="Author">
        <w:r w:rsidRPr="00565EF9" w:rsidDel="007D7282">
          <w:delText>y</w:delText>
        </w:r>
      </w:del>
      <w:ins w:id="353" w:author="Author">
        <w:r w:rsidR="007D7282">
          <w:t xml:space="preserve"> of users</w:t>
        </w:r>
      </w:ins>
      <w:r w:rsidRPr="00565EF9">
        <w:t xml:space="preserve">. </w:t>
      </w:r>
      <w:ins w:id="354" w:author="Author">
        <w:r w:rsidRPr="00565EF9">
          <w:t>Thus</w:t>
        </w:r>
      </w:ins>
      <w:del w:id="355" w:author="Author">
        <w:r w:rsidRPr="00565EF9">
          <w:delText>Through this</w:delText>
        </w:r>
      </w:del>
      <w:r w:rsidRPr="00565EF9">
        <w:t>, we implemented a personalized database and QA system</w:t>
      </w:r>
      <w:ins w:id="356" w:author="Author">
        <w:r w:rsidRPr="00565EF9">
          <w:t>,</w:t>
        </w:r>
      </w:ins>
      <w:r w:rsidRPr="00565EF9">
        <w:t xml:space="preserve"> and verified its performance </w:t>
      </w:r>
      <w:del w:id="357" w:author="Author">
        <w:r w:rsidRPr="00565EF9" w:rsidDel="007D7282">
          <w:delText xml:space="preserve">using </w:delText>
        </w:r>
      </w:del>
      <w:ins w:id="358" w:author="Author">
        <w:r w:rsidR="007D7282">
          <w:t>through</w:t>
        </w:r>
        <w:r w:rsidR="007D7282" w:rsidRPr="00565EF9">
          <w:t xml:space="preserve"> </w:t>
        </w:r>
      </w:ins>
      <w:r w:rsidRPr="00565EF9">
        <w:t xml:space="preserve">the </w:t>
      </w:r>
      <w:ins w:id="359" w:author="Author">
        <w:r w:rsidR="00EB3227" w:rsidRPr="00EB3227">
          <w:t>retrieval augmented generation assessment</w:t>
        </w:r>
        <w:r w:rsidR="00EB3227" w:rsidRPr="00EB3227" w:rsidDel="00EB3227">
          <w:t xml:space="preserve"> </w:t>
        </w:r>
        <w:r w:rsidR="00EB3227">
          <w:t>(</w:t>
        </w:r>
      </w:ins>
      <w:del w:id="360" w:author="Author">
        <w:r w:rsidRPr="00565EF9" w:rsidDel="00EB3227">
          <w:delText>R</w:delText>
        </w:r>
      </w:del>
      <w:ins w:id="361" w:author="Author">
        <w:r w:rsidR="00EB3227">
          <w:t>RAGAs)</w:t>
        </w:r>
      </w:ins>
      <w:del w:id="362" w:author="Author">
        <w:r w:rsidRPr="00565EF9" w:rsidDel="007D7282">
          <w:delText>AGAS</w:delText>
        </w:r>
      </w:del>
      <w:r w:rsidRPr="00565EF9">
        <w:t xml:space="preserve"> platform [19]. </w:t>
      </w:r>
    </w:p>
    <w:p w14:paraId="08CA535C" w14:textId="4F0FAF1D" w:rsidR="00565EF9" w:rsidRPr="00565EF9" w:rsidDel="007D7282" w:rsidRDefault="00565EF9" w:rsidP="00565EF9">
      <w:pPr>
        <w:pStyle w:val="MDPI31text"/>
        <w:rPr>
          <w:del w:id="363" w:author="Author"/>
        </w:rPr>
      </w:pPr>
      <w:r w:rsidRPr="00565EF9">
        <w:t>This study focuses on Internet web services that tag keywords within personal documents and use th</w:t>
      </w:r>
      <w:ins w:id="364" w:author="Author">
        <w:r w:rsidRPr="00565EF9">
          <w:t>is</w:t>
        </w:r>
      </w:ins>
      <w:del w:id="365" w:author="Author">
        <w:r w:rsidRPr="00565EF9">
          <w:delText>at</w:delText>
        </w:r>
      </w:del>
      <w:r w:rsidRPr="00565EF9">
        <w:t xml:space="preserve"> information to search </w:t>
      </w:r>
      <w:ins w:id="366" w:author="Author">
        <w:r w:rsidRPr="00565EF9">
          <w:t xml:space="preserve">for </w:t>
        </w:r>
      </w:ins>
      <w:r w:rsidRPr="00565EF9">
        <w:t>personal documents in a personalized database (i.e., searching through notes in a document).</w:t>
      </w:r>
    </w:p>
    <w:p w14:paraId="54EC9ECD" w14:textId="2D9F0D1F" w:rsidR="00565EF9" w:rsidRPr="00565EF9" w:rsidRDefault="007D7282" w:rsidP="00565EF9">
      <w:pPr>
        <w:pStyle w:val="MDPI31text"/>
      </w:pPr>
      <w:ins w:id="367" w:author="Author">
        <w:r>
          <w:t xml:space="preserve"> </w:t>
        </w:r>
        <w:r w:rsidR="00565EF9" w:rsidRPr="00565EF9">
          <w:t>O</w:t>
        </w:r>
      </w:ins>
      <w:del w:id="368" w:author="Author">
        <w:r w:rsidR="00565EF9" w:rsidRPr="00565EF9">
          <w:delText>I</w:delText>
        </w:r>
      </w:del>
      <w:r w:rsidR="00565EF9" w:rsidRPr="00565EF9">
        <w:t xml:space="preserve">n this platform, </w:t>
      </w:r>
      <w:ins w:id="369" w:author="Author">
        <w:r>
          <w:t xml:space="preserve">the </w:t>
        </w:r>
        <w:del w:id="370" w:author="Author">
          <w:r w:rsidR="00565EF9" w:rsidRPr="00565EF9">
            <w:delText xml:space="preserve">the </w:delText>
          </w:r>
        </w:del>
      </w:ins>
      <w:r w:rsidR="00565EF9" w:rsidRPr="00565EF9">
        <w:t xml:space="preserve">text </w:t>
      </w:r>
      <w:del w:id="371" w:author="Author">
        <w:r w:rsidR="00565EF9" w:rsidRPr="00565EF9" w:rsidDel="007D7282">
          <w:delText xml:space="preserve">created </w:delText>
        </w:r>
      </w:del>
      <w:ins w:id="372" w:author="Author">
        <w:r>
          <w:t>entered</w:t>
        </w:r>
        <w:r w:rsidRPr="00565EF9">
          <w:t xml:space="preserve"> </w:t>
        </w:r>
      </w:ins>
      <w:r w:rsidR="00565EF9" w:rsidRPr="00565EF9">
        <w:t xml:space="preserve">by logged-in individuals or referenced from external documents is stored in a personalization database with </w:t>
      </w:r>
      <w:ins w:id="373" w:author="Author">
        <w:r>
          <w:t xml:space="preserve">relevant </w:t>
        </w:r>
      </w:ins>
      <w:r w:rsidR="00565EF9" w:rsidRPr="00565EF9">
        <w:t>keywords</w:t>
      </w:r>
      <w:del w:id="374" w:author="Author">
        <w:r w:rsidR="00565EF9" w:rsidRPr="00565EF9" w:rsidDel="007D7282">
          <w:delText xml:space="preserve"> that match </w:delText>
        </w:r>
      </w:del>
      <w:ins w:id="375" w:author="Author">
        <w:del w:id="376" w:author="Author">
          <w:r w:rsidR="00565EF9" w:rsidRPr="00565EF9" w:rsidDel="007D7282">
            <w:delText>the</w:delText>
          </w:r>
        </w:del>
      </w:ins>
      <w:del w:id="377" w:author="Author">
        <w:r w:rsidR="00565EF9" w:rsidRPr="00565EF9" w:rsidDel="007D7282">
          <w:delText>its content</w:delText>
        </w:r>
      </w:del>
      <w:r w:rsidR="00565EF9" w:rsidRPr="00565EF9">
        <w:t xml:space="preserve">. </w:t>
      </w:r>
      <w:del w:id="378" w:author="Author">
        <w:r w:rsidR="00565EF9" w:rsidRPr="00565EF9" w:rsidDel="007D7282">
          <w:delText>This means that</w:delText>
        </w:r>
      </w:del>
      <w:ins w:id="379" w:author="Author">
        <w:r>
          <w:t>Thus,</w:t>
        </w:r>
      </w:ins>
      <w:r w:rsidR="00565EF9" w:rsidRPr="00565EF9">
        <w:t xml:space="preserve"> </w:t>
      </w:r>
      <w:ins w:id="380" w:author="Author">
        <w:r w:rsidR="00565EF9" w:rsidRPr="00565EF9">
          <w:t xml:space="preserve">the </w:t>
        </w:r>
      </w:ins>
      <w:r w:rsidR="00565EF9" w:rsidRPr="00565EF9">
        <w:t xml:space="preserve">documents that an individual or team wants to </w:t>
      </w:r>
      <w:ins w:id="381" w:author="Author">
        <w:r w:rsidR="00565EF9" w:rsidRPr="00565EF9">
          <w:t>retain</w:t>
        </w:r>
      </w:ins>
      <w:del w:id="382" w:author="Author">
        <w:r w:rsidR="00565EF9" w:rsidRPr="00565EF9">
          <w:delText>keep</w:delText>
        </w:r>
      </w:del>
      <w:r w:rsidR="00565EF9" w:rsidRPr="00565EF9">
        <w:t xml:space="preserve"> </w:t>
      </w:r>
      <w:del w:id="383" w:author="Author">
        <w:r w:rsidR="00565EF9" w:rsidRPr="00565EF9" w:rsidDel="007D7282">
          <w:delText xml:space="preserve">for work </w:delText>
        </w:r>
      </w:del>
      <w:r w:rsidR="00565EF9" w:rsidRPr="00565EF9">
        <w:t xml:space="preserve">are structured </w:t>
      </w:r>
      <w:del w:id="384" w:author="Author">
        <w:r w:rsidR="00565EF9" w:rsidRPr="00565EF9" w:rsidDel="007D7282">
          <w:delText xml:space="preserve">with </w:delText>
        </w:r>
      </w:del>
      <w:ins w:id="385" w:author="Author">
        <w:r>
          <w:t>and</w:t>
        </w:r>
        <w:r w:rsidRPr="00565EF9">
          <w:t xml:space="preserve"> </w:t>
        </w:r>
      </w:ins>
      <w:del w:id="386" w:author="Author">
        <w:r w:rsidR="00565EF9" w:rsidRPr="00565EF9" w:rsidDel="007D7282">
          <w:delText xml:space="preserve">specific </w:delText>
        </w:r>
      </w:del>
      <w:r w:rsidR="00565EF9" w:rsidRPr="00565EF9">
        <w:t>tagg</w:t>
      </w:r>
      <w:ins w:id="387" w:author="Author">
        <w:r w:rsidR="00565EF9" w:rsidRPr="00565EF9">
          <w:t>ed</w:t>
        </w:r>
      </w:ins>
      <w:del w:id="388" w:author="Author">
        <w:r w:rsidR="00565EF9" w:rsidRPr="00565EF9">
          <w:delText>ing</w:delText>
        </w:r>
      </w:del>
      <w:r w:rsidR="00565EF9" w:rsidRPr="00565EF9">
        <w:t xml:space="preserve"> </w:t>
      </w:r>
      <w:ins w:id="389" w:author="Author">
        <w:r>
          <w:t xml:space="preserve">with specific </w:t>
        </w:r>
      </w:ins>
      <w:r w:rsidR="00565EF9" w:rsidRPr="00565EF9">
        <w:t xml:space="preserve">keywords and </w:t>
      </w:r>
      <w:ins w:id="390" w:author="Author">
        <w:del w:id="391" w:author="Author">
          <w:r w:rsidR="00565EF9" w:rsidRPr="00565EF9" w:rsidDel="007D7282">
            <w:delText xml:space="preserve">are </w:delText>
          </w:r>
        </w:del>
      </w:ins>
      <w:r w:rsidR="00565EF9" w:rsidRPr="00565EF9">
        <w:t xml:space="preserve">updated in the database. This </w:t>
      </w:r>
      <w:del w:id="392" w:author="Author">
        <w:r w:rsidR="00565EF9" w:rsidRPr="00565EF9" w:rsidDel="007D7282">
          <w:delText>is done to make it easier</w:delText>
        </w:r>
      </w:del>
      <w:ins w:id="393" w:author="Author">
        <w:r>
          <w:t xml:space="preserve">facilitates </w:t>
        </w:r>
        <w:r w:rsidRPr="00565EF9">
          <w:t>an interactive search for embedded personal informatio</w:t>
        </w:r>
        <w:r>
          <w:t>n by</w:t>
        </w:r>
      </w:ins>
      <w:del w:id="394" w:author="Author">
        <w:r w:rsidR="00565EF9" w:rsidRPr="00565EF9" w:rsidDel="007D7282">
          <w:delText xml:space="preserve"> to </w:delText>
        </w:r>
      </w:del>
      <w:ins w:id="395" w:author="Author">
        <w:r w:rsidRPr="00565EF9">
          <w:t xml:space="preserve"> </w:t>
        </w:r>
      </w:ins>
      <w:r w:rsidR="00565EF9" w:rsidRPr="00565EF9">
        <w:t>understand</w:t>
      </w:r>
      <w:ins w:id="396" w:author="Author">
        <w:r>
          <w:t xml:space="preserve">ing </w:t>
        </w:r>
      </w:ins>
      <w:del w:id="397" w:author="Author">
        <w:r w:rsidR="00565EF9" w:rsidRPr="00565EF9" w:rsidDel="007D7282">
          <w:delText xml:space="preserve"> </w:delText>
        </w:r>
      </w:del>
      <w:r w:rsidR="00565EF9" w:rsidRPr="00565EF9">
        <w:t xml:space="preserve">which documents are relevant </w:t>
      </w:r>
      <w:ins w:id="398" w:author="Author">
        <w:r>
          <w:t xml:space="preserve">and </w:t>
        </w:r>
      </w:ins>
      <w:del w:id="399" w:author="Author">
        <w:r w:rsidR="00565EF9" w:rsidRPr="00565EF9" w:rsidDel="007D7282">
          <w:delText xml:space="preserve">and to </w:delText>
        </w:r>
      </w:del>
      <w:r w:rsidR="00565EF9" w:rsidRPr="00565EF9">
        <w:t>quickly analyz</w:t>
      </w:r>
      <w:ins w:id="400" w:author="Author">
        <w:r>
          <w:t>ing</w:t>
        </w:r>
      </w:ins>
      <w:del w:id="401" w:author="Author">
        <w:r w:rsidR="00565EF9" w:rsidRPr="00565EF9" w:rsidDel="007D7282">
          <w:delText>e</w:delText>
        </w:r>
      </w:del>
      <w:r w:rsidR="00565EF9" w:rsidRPr="00565EF9">
        <w:t xml:space="preserve"> the content within them</w:t>
      </w:r>
      <w:del w:id="402" w:author="Author">
        <w:r w:rsidR="00565EF9" w:rsidRPr="00565EF9" w:rsidDel="007D7282">
          <w:delText xml:space="preserve"> to enable </w:delText>
        </w:r>
      </w:del>
      <w:ins w:id="403" w:author="Author">
        <w:del w:id="404" w:author="Author">
          <w:r w:rsidR="00565EF9" w:rsidRPr="00565EF9" w:rsidDel="007D7282">
            <w:delText xml:space="preserve">an </w:delText>
          </w:r>
        </w:del>
      </w:ins>
      <w:del w:id="405" w:author="Author">
        <w:r w:rsidR="00565EF9" w:rsidRPr="00565EF9" w:rsidDel="007D7282">
          <w:delText>interactive search for embedded personalized information</w:delText>
        </w:r>
      </w:del>
      <w:r w:rsidR="00565EF9" w:rsidRPr="00565EF9">
        <w:t>.</w:t>
      </w:r>
    </w:p>
    <w:p w14:paraId="14950906" w14:textId="0E77451E" w:rsidR="00565EF9" w:rsidRPr="00565EF9" w:rsidRDefault="00565EF9" w:rsidP="00565EF9">
      <w:pPr>
        <w:pStyle w:val="MDPI31text"/>
      </w:pPr>
      <w:r w:rsidRPr="00565EF9">
        <w:t xml:space="preserve">To this end, </w:t>
      </w:r>
      <w:del w:id="406" w:author="Author">
        <w:r w:rsidRPr="00565EF9" w:rsidDel="007D7282">
          <w:delText xml:space="preserve">the </w:delText>
        </w:r>
      </w:del>
      <w:r w:rsidRPr="00565EF9">
        <w:t xml:space="preserve">RAG </w:t>
      </w:r>
      <w:del w:id="407" w:author="Author">
        <w:r w:rsidRPr="00565EF9" w:rsidDel="007D7282">
          <w:delText xml:space="preserve">process </w:delText>
        </w:r>
      </w:del>
      <w:r w:rsidRPr="00565EF9">
        <w:t xml:space="preserve">is applied to identify the context of personalized knowledge, such as vector databases, and </w:t>
      </w:r>
      <w:del w:id="408" w:author="Author">
        <w:r w:rsidRPr="00565EF9">
          <w:delText xml:space="preserve">to </w:delText>
        </w:r>
      </w:del>
      <w:r w:rsidRPr="00565EF9">
        <w:t xml:space="preserve">generate </w:t>
      </w:r>
      <w:del w:id="409" w:author="Author">
        <w:r w:rsidRPr="00565EF9">
          <w:delText xml:space="preserve">the </w:delText>
        </w:r>
        <w:r w:rsidRPr="00565EF9" w:rsidDel="007D7282">
          <w:delText>correct</w:delText>
        </w:r>
      </w:del>
      <w:ins w:id="410" w:author="Author">
        <w:r w:rsidR="007D7282">
          <w:t>accurate</w:t>
        </w:r>
      </w:ins>
      <w:r w:rsidRPr="00565EF9">
        <w:t xml:space="preserve"> information </w:t>
      </w:r>
      <w:del w:id="411" w:author="Author">
        <w:r w:rsidRPr="00565EF9" w:rsidDel="007D7282">
          <w:delText xml:space="preserve">in </w:delText>
        </w:r>
      </w:del>
      <w:ins w:id="412" w:author="Author">
        <w:r w:rsidR="007D7282">
          <w:t>from</w:t>
        </w:r>
        <w:r w:rsidR="007D7282" w:rsidRPr="00565EF9">
          <w:t xml:space="preserve"> </w:t>
        </w:r>
        <w:r w:rsidRPr="00565EF9">
          <w:t>a</w:t>
        </w:r>
      </w:ins>
      <w:del w:id="413" w:author="Author">
        <w:r w:rsidRPr="00565EF9">
          <w:delText>the</w:delText>
        </w:r>
      </w:del>
      <w:r w:rsidRPr="00565EF9">
        <w:t xml:space="preserve"> personal database. By generating results </w:t>
      </w:r>
      <w:del w:id="414" w:author="Author">
        <w:r w:rsidRPr="00565EF9" w:rsidDel="007D7282">
          <w:delText xml:space="preserve">from </w:delText>
        </w:r>
      </w:del>
      <w:ins w:id="415" w:author="Author">
        <w:r w:rsidR="007D7282">
          <w:t>through</w:t>
        </w:r>
        <w:r w:rsidR="007D7282" w:rsidRPr="00565EF9">
          <w:t xml:space="preserve"> </w:t>
        </w:r>
        <w:r w:rsidR="001E31A5">
          <w:t xml:space="preserve">an </w:t>
        </w:r>
      </w:ins>
      <w:del w:id="416" w:author="Author">
        <w:r w:rsidRPr="00565EF9" w:rsidDel="007D7282">
          <w:delText xml:space="preserve">an </w:delText>
        </w:r>
      </w:del>
      <w:r w:rsidRPr="00565EF9">
        <w:t xml:space="preserve">interactive search </w:t>
      </w:r>
      <w:del w:id="417" w:author="Author">
        <w:r w:rsidRPr="00565EF9" w:rsidDel="007D7282">
          <w:delText xml:space="preserve">for information </w:delText>
        </w:r>
      </w:del>
      <w:ins w:id="418" w:author="Author">
        <w:del w:id="419" w:author="Author">
          <w:r w:rsidRPr="00565EF9">
            <w:delText>o</w:delText>
          </w:r>
          <w:r w:rsidRPr="00565EF9" w:rsidDel="007D7282">
            <w:delText>n</w:delText>
          </w:r>
        </w:del>
      </w:ins>
      <w:del w:id="420" w:author="Author">
        <w:r w:rsidRPr="00565EF9" w:rsidDel="007D7282">
          <w:delText>about</w:delText>
        </w:r>
      </w:del>
      <w:ins w:id="421" w:author="Author">
        <w:r w:rsidR="007D7282">
          <w:t>across</w:t>
        </w:r>
      </w:ins>
      <w:r w:rsidRPr="00565EF9">
        <w:t xml:space="preserve"> documents created and stored by an individual, we </w:t>
      </w:r>
      <w:ins w:id="422" w:author="Author">
        <w:r w:rsidRPr="00565EF9">
          <w:lastRenderedPageBreak/>
          <w:t>demonstrate</w:t>
        </w:r>
        <w:del w:id="423" w:author="Author">
          <w:r w:rsidRPr="00565EF9" w:rsidDel="001E31A5">
            <w:delText>d</w:delText>
          </w:r>
        </w:del>
      </w:ins>
      <w:del w:id="424" w:author="Author">
        <w:r w:rsidRPr="00565EF9">
          <w:delText>show</w:delText>
        </w:r>
      </w:del>
      <w:r w:rsidRPr="00565EF9">
        <w:t xml:space="preserve"> </w:t>
      </w:r>
      <w:del w:id="425" w:author="Author">
        <w:r w:rsidRPr="00565EF9" w:rsidDel="001E31A5">
          <w:delText xml:space="preserve">that </w:delText>
        </w:r>
      </w:del>
      <w:ins w:id="426" w:author="Author">
        <w:r w:rsidR="001E31A5">
          <w:t>the feasibility of</w:t>
        </w:r>
        <w:r w:rsidR="001E31A5" w:rsidRPr="00565EF9">
          <w:t xml:space="preserve"> </w:t>
        </w:r>
      </w:ins>
      <w:r w:rsidRPr="00565EF9">
        <w:t>a personalized database system using RAG</w:t>
      </w:r>
      <w:del w:id="427" w:author="Author">
        <w:r w:rsidRPr="00565EF9" w:rsidDel="001E31A5">
          <w:delText xml:space="preserve"> is feasible</w:delText>
        </w:r>
      </w:del>
      <w:r w:rsidRPr="00565EF9">
        <w:t>.</w:t>
      </w:r>
    </w:p>
    <w:p w14:paraId="3487E9E5" w14:textId="382863D4" w:rsidR="00565EF9" w:rsidRPr="00565EF9" w:rsidDel="001E31A5" w:rsidRDefault="00565EF9" w:rsidP="00565EF9">
      <w:pPr>
        <w:pStyle w:val="MDPI31text"/>
        <w:rPr>
          <w:del w:id="428" w:author="Author"/>
        </w:rPr>
      </w:pPr>
      <w:r w:rsidRPr="00565EF9">
        <w:t xml:space="preserve">Because </w:t>
      </w:r>
      <w:ins w:id="429" w:author="Author">
        <w:r w:rsidRPr="00565EF9">
          <w:t xml:space="preserve">the </w:t>
        </w:r>
      </w:ins>
      <w:r w:rsidRPr="00565EF9">
        <w:t>RAG retrieves a variety of information from its knowledge base, it does not require additional model training</w:t>
      </w:r>
      <w:ins w:id="430" w:author="Author">
        <w:del w:id="431" w:author="Author">
          <w:r w:rsidRPr="00565EF9">
            <w:delText>,</w:delText>
          </w:r>
        </w:del>
        <w:r w:rsidRPr="00565EF9">
          <w:t xml:space="preserve"> </w:t>
        </w:r>
        <w:del w:id="432" w:author="Author">
          <w:r w:rsidRPr="00565EF9" w:rsidDel="001E31A5">
            <w:delText>such as</w:delText>
          </w:r>
        </w:del>
      </w:ins>
      <w:del w:id="433" w:author="Author">
        <w:r w:rsidRPr="00565EF9" w:rsidDel="001E31A5">
          <w:delText xml:space="preserve"> like</w:delText>
        </w:r>
      </w:del>
      <w:ins w:id="434" w:author="Author">
        <w:r w:rsidR="001E31A5">
          <w:t>or</w:t>
        </w:r>
      </w:ins>
      <w:r w:rsidRPr="00565EF9">
        <w:t xml:space="preserve"> fine-tuning. </w:t>
      </w:r>
    </w:p>
    <w:p w14:paraId="5D24D14E" w14:textId="623F59DC" w:rsidR="00565EF9" w:rsidRPr="00565EF9" w:rsidRDefault="00565EF9" w:rsidP="00565EF9">
      <w:pPr>
        <w:pStyle w:val="MDPI31text"/>
      </w:pPr>
      <w:r w:rsidRPr="00565EF9">
        <w:t>Therefore, the</w:t>
      </w:r>
      <w:ins w:id="435" w:author="Author">
        <w:r w:rsidR="001E31A5">
          <w:t xml:space="preserve"> RAG-based</w:t>
        </w:r>
      </w:ins>
      <w:r w:rsidRPr="00565EF9">
        <w:t xml:space="preserve"> personalized search system developed in this study </w:t>
      </w:r>
      <w:del w:id="436" w:author="Author">
        <w:r w:rsidRPr="00565EF9" w:rsidDel="001E31A5">
          <w:delText xml:space="preserve">based on </w:delText>
        </w:r>
      </w:del>
      <w:ins w:id="437" w:author="Author">
        <w:del w:id="438" w:author="Author">
          <w:r w:rsidRPr="00565EF9">
            <w:delText xml:space="preserve">the </w:delText>
          </w:r>
        </w:del>
      </w:ins>
      <w:del w:id="439" w:author="Author">
        <w:r w:rsidRPr="00565EF9" w:rsidDel="001E31A5">
          <w:delText xml:space="preserve">RAG </w:delText>
        </w:r>
      </w:del>
      <w:r w:rsidRPr="00565EF9">
        <w:t>can generate accurate answers through accumulated information</w:t>
      </w:r>
      <w:ins w:id="440" w:author="Author">
        <w:r w:rsidRPr="00565EF9">
          <w:t>,</w:t>
        </w:r>
      </w:ins>
      <w:r w:rsidRPr="00565EF9">
        <w:t xml:space="preserve"> regardless of </w:t>
      </w:r>
      <w:ins w:id="441" w:author="Author">
        <w:r w:rsidRPr="00565EF9">
          <w:t xml:space="preserve">the </w:t>
        </w:r>
      </w:ins>
      <w:r w:rsidRPr="00565EF9">
        <w:t>training data. It can also reflect the latest data in real</w:t>
      </w:r>
      <w:ins w:id="442" w:author="Author">
        <w:r w:rsidRPr="00565EF9">
          <w:t>-</w:t>
        </w:r>
      </w:ins>
      <w:del w:id="443" w:author="Author">
        <w:r w:rsidRPr="00565EF9">
          <w:delText xml:space="preserve"> </w:delText>
        </w:r>
      </w:del>
      <w:r w:rsidRPr="00565EF9">
        <w:t xml:space="preserve">time, which can reduce costs and use resources more efficiently. </w:t>
      </w:r>
      <w:del w:id="444" w:author="Author">
        <w:r w:rsidRPr="00565EF9" w:rsidDel="001E31A5">
          <w:delText xml:space="preserve"> With this support,</w:delText>
        </w:r>
      </w:del>
      <w:ins w:id="445" w:author="Author">
        <w:r w:rsidR="001E31A5">
          <w:t>These features offer</w:t>
        </w:r>
      </w:ins>
      <w:del w:id="446" w:author="Author">
        <w:r w:rsidRPr="00565EF9" w:rsidDel="001E31A5">
          <w:delText xml:space="preserve"> users can have</w:delText>
        </w:r>
      </w:del>
      <w:r w:rsidRPr="00565EF9">
        <w:t xml:space="preserve"> </w:t>
      </w:r>
      <w:ins w:id="447" w:author="Author">
        <w:r w:rsidR="001E31A5">
          <w:t xml:space="preserve">users </w:t>
        </w:r>
      </w:ins>
      <w:r w:rsidRPr="00565EF9">
        <w:t>a more intuitive and efficient search experience, increas</w:t>
      </w:r>
      <w:ins w:id="448" w:author="Author">
        <w:r w:rsidRPr="00565EF9">
          <w:t>e</w:t>
        </w:r>
      </w:ins>
      <w:del w:id="449" w:author="Author">
        <w:r w:rsidRPr="00565EF9">
          <w:delText>ing</w:delText>
        </w:r>
      </w:del>
      <w:r w:rsidRPr="00565EF9">
        <w:t xml:space="preserve"> </w:t>
      </w:r>
      <w:ins w:id="450" w:author="Author">
        <w:r w:rsidRPr="00565EF9">
          <w:t>their</w:t>
        </w:r>
      </w:ins>
      <w:del w:id="451" w:author="Author">
        <w:r w:rsidRPr="00565EF9">
          <w:delText>user</w:delText>
        </w:r>
      </w:del>
      <w:r w:rsidRPr="00565EF9">
        <w:t xml:space="preserve"> satisfaction</w:t>
      </w:r>
      <w:ins w:id="452" w:author="Author">
        <w:r w:rsidRPr="00565EF9">
          <w:t>,</w:t>
        </w:r>
      </w:ins>
      <w:r w:rsidRPr="00565EF9">
        <w:t xml:space="preserve"> and </w:t>
      </w:r>
      <w:ins w:id="453" w:author="Author">
        <w:r w:rsidR="001E31A5">
          <w:t xml:space="preserve">allow them to easily </w:t>
        </w:r>
        <w:r w:rsidRPr="00565EF9">
          <w:t>obtain</w:t>
        </w:r>
      </w:ins>
      <w:del w:id="454" w:author="Author">
        <w:r w:rsidRPr="00565EF9">
          <w:delText>helping them get</w:delText>
        </w:r>
      </w:del>
      <w:r w:rsidRPr="00565EF9">
        <w:t xml:space="preserve"> the </w:t>
      </w:r>
      <w:ins w:id="455" w:author="Author">
        <w:r w:rsidR="001E31A5">
          <w:t xml:space="preserve">required </w:t>
        </w:r>
      </w:ins>
      <w:r w:rsidRPr="00565EF9">
        <w:t>information</w:t>
      </w:r>
      <w:del w:id="456" w:author="Author">
        <w:r w:rsidRPr="00565EF9" w:rsidDel="001E31A5">
          <w:delText xml:space="preserve"> they need more easily</w:delText>
        </w:r>
      </w:del>
      <w:r w:rsidRPr="00565EF9">
        <w:t xml:space="preserve">. </w:t>
      </w:r>
    </w:p>
    <w:p w14:paraId="62F5793A" w14:textId="35B53397" w:rsidR="00FF0BD6" w:rsidRDefault="00D31462" w:rsidP="00565EF9">
      <w:pPr>
        <w:pStyle w:val="MDPI31text"/>
      </w:pPr>
      <w:ins w:id="457" w:author="Author">
        <w:r>
          <w:t>The remainder of this paper is organized as follows. Section</w:t>
        </w:r>
      </w:ins>
      <w:del w:id="458" w:author="Author">
        <w:r w:rsidR="00565EF9" w:rsidRPr="00565EF9" w:rsidDel="00D31462">
          <w:delText>Chapter</w:delText>
        </w:r>
      </w:del>
      <w:r w:rsidR="00565EF9" w:rsidRPr="00565EF9">
        <w:t xml:space="preserve"> 2 </w:t>
      </w:r>
      <w:del w:id="459" w:author="Author">
        <w:r w:rsidR="00565EF9" w:rsidRPr="00565EF9" w:rsidDel="00D31462">
          <w:delText xml:space="preserve">of this thesis </w:delText>
        </w:r>
      </w:del>
      <w:r w:rsidR="00565EF9" w:rsidRPr="00565EF9">
        <w:t xml:space="preserve">presents related </w:t>
      </w:r>
      <w:del w:id="460" w:author="Author">
        <w:r w:rsidR="00565EF9" w:rsidRPr="00565EF9" w:rsidDel="00D31462">
          <w:delText>research</w:delText>
        </w:r>
      </w:del>
      <w:ins w:id="461" w:author="Author">
        <w:r>
          <w:t>work,</w:t>
        </w:r>
      </w:ins>
      <w:del w:id="462" w:author="Author">
        <w:r w:rsidR="00565EF9" w:rsidRPr="00565EF9" w:rsidDel="00D31462">
          <w:delText>.</w:delText>
        </w:r>
      </w:del>
      <w:r w:rsidR="00565EF9" w:rsidRPr="00565EF9">
        <w:t xml:space="preserve"> </w:t>
      </w:r>
      <w:ins w:id="463" w:author="Author">
        <w:r w:rsidR="00565EF9" w:rsidRPr="00565EF9">
          <w:t>Section</w:t>
        </w:r>
      </w:ins>
      <w:del w:id="464" w:author="Author">
        <w:r w:rsidR="00565EF9" w:rsidRPr="00565EF9">
          <w:delText>Chapter</w:delText>
        </w:r>
      </w:del>
      <w:r w:rsidR="00565EF9" w:rsidRPr="00565EF9">
        <w:t xml:space="preserve"> 3 describes the development </w:t>
      </w:r>
      <w:del w:id="465" w:author="Author">
        <w:r w:rsidR="00565EF9" w:rsidRPr="00565EF9" w:rsidDel="00D31462">
          <w:delText xml:space="preserve">techniques for each </w:delText>
        </w:r>
      </w:del>
      <w:r w:rsidR="00565EF9" w:rsidRPr="00565EF9">
        <w:t xml:space="preserve">of the </w:t>
      </w:r>
      <w:del w:id="466" w:author="Author">
        <w:r w:rsidR="00565EF9" w:rsidRPr="00565EF9" w:rsidDel="00D31462">
          <w:delText xml:space="preserve">main components of </w:delText>
        </w:r>
      </w:del>
      <w:ins w:id="467" w:author="Author">
        <w:del w:id="468" w:author="Author">
          <w:r w:rsidR="00565EF9" w:rsidRPr="00565EF9" w:rsidDel="00D31462">
            <w:delText xml:space="preserve">the </w:delText>
          </w:r>
        </w:del>
      </w:ins>
      <w:r w:rsidR="00565EF9" w:rsidRPr="00565EF9">
        <w:t>RAG</w:t>
      </w:r>
      <w:del w:id="469" w:author="Author">
        <w:r w:rsidR="00565EF9" w:rsidRPr="00565EF9">
          <w:delText xml:space="preserve"> that we</w:delText>
        </w:r>
      </w:del>
      <w:r w:rsidR="00565EF9" w:rsidRPr="00565EF9">
        <w:t xml:space="preserve"> implement</w:t>
      </w:r>
      <w:ins w:id="470" w:author="Author">
        <w:r w:rsidR="00565EF9" w:rsidRPr="00565EF9">
          <w:t>ed</w:t>
        </w:r>
      </w:ins>
      <w:r w:rsidR="00565EF9" w:rsidRPr="00565EF9">
        <w:t xml:space="preserve"> in this </w:t>
      </w:r>
      <w:ins w:id="471" w:author="Author">
        <w:r w:rsidR="00565EF9" w:rsidRPr="00565EF9">
          <w:t>study</w:t>
        </w:r>
        <w:r>
          <w:t>,</w:t>
        </w:r>
      </w:ins>
      <w:del w:id="472" w:author="Author">
        <w:r w:rsidR="00565EF9" w:rsidRPr="00565EF9">
          <w:delText>work</w:delText>
        </w:r>
        <w:r w:rsidR="00565EF9" w:rsidRPr="00565EF9" w:rsidDel="00D31462">
          <w:delText>: the search</w:delText>
        </w:r>
        <w:r w:rsidR="00565EF9" w:rsidRPr="00565EF9">
          <w:delText>er</w:delText>
        </w:r>
        <w:r w:rsidR="00565EF9" w:rsidRPr="00565EF9" w:rsidDel="00D31462">
          <w:delText>, generator, and augmentation methods. In</w:delText>
        </w:r>
      </w:del>
      <w:r w:rsidR="00565EF9" w:rsidRPr="00565EF9">
        <w:t xml:space="preserve"> Section 4</w:t>
      </w:r>
      <w:del w:id="473" w:author="Author">
        <w:r w:rsidR="00565EF9" w:rsidRPr="00565EF9" w:rsidDel="00D31462">
          <w:delText>, we</w:delText>
        </w:r>
      </w:del>
      <w:r w:rsidR="00565EF9" w:rsidRPr="00565EF9">
        <w:t xml:space="preserve"> </w:t>
      </w:r>
      <w:del w:id="474" w:author="Author">
        <w:r w:rsidR="00565EF9" w:rsidRPr="00565EF9" w:rsidDel="00EB3227">
          <w:delText>demonstrate</w:delText>
        </w:r>
      </w:del>
      <w:ins w:id="475" w:author="Author">
        <w:r w:rsidR="00EB3227">
          <w:t xml:space="preserve">presents </w:t>
        </w:r>
        <w:r>
          <w:t>the</w:t>
        </w:r>
      </w:ins>
      <w:r w:rsidR="00565EF9" w:rsidRPr="00565EF9">
        <w:t xml:space="preserve"> </w:t>
      </w:r>
      <w:del w:id="476" w:author="Author">
        <w:r w:rsidR="00565EF9" w:rsidRPr="00EB3227">
          <w:delText xml:space="preserve">the </w:delText>
        </w:r>
      </w:del>
      <w:r w:rsidR="00565EF9" w:rsidRPr="00EB3227">
        <w:t xml:space="preserve">practical </w:t>
      </w:r>
      <w:commentRangeStart w:id="477"/>
      <w:r w:rsidR="00565EF9" w:rsidRPr="00EB3227">
        <w:t xml:space="preserve">service </w:t>
      </w:r>
      <w:commentRangeEnd w:id="477"/>
      <w:r w:rsidR="00EB3227">
        <w:rPr>
          <w:rStyle w:val="CommentReference"/>
          <w:rFonts w:eastAsia="SimSun"/>
          <w:noProof/>
          <w:snapToGrid/>
          <w:lang w:eastAsia="zh-CN" w:bidi="ar-SA"/>
        </w:rPr>
        <w:commentReference w:id="477"/>
      </w:r>
      <w:r w:rsidR="00565EF9" w:rsidRPr="00EB3227">
        <w:t>methods and show</w:t>
      </w:r>
      <w:ins w:id="478" w:author="Author">
        <w:r w:rsidRPr="00EB3227">
          <w:t>s</w:t>
        </w:r>
      </w:ins>
      <w:r w:rsidR="00565EF9" w:rsidRPr="00EB3227">
        <w:t xml:space="preserve"> how they can be used</w:t>
      </w:r>
      <w:r w:rsidR="00565EF9" w:rsidRPr="00565EF9">
        <w:t xml:space="preserve"> in conjunction with </w:t>
      </w:r>
      <w:del w:id="479" w:author="Author">
        <w:r w:rsidR="00565EF9" w:rsidRPr="00565EF9" w:rsidDel="00D31462">
          <w:delText>large-scale language models</w:delText>
        </w:r>
      </w:del>
      <w:ins w:id="480" w:author="Author">
        <w:r>
          <w:t>LLMs</w:t>
        </w:r>
      </w:ins>
      <w:r w:rsidR="00565EF9" w:rsidRPr="00565EF9">
        <w:t xml:space="preserve"> </w:t>
      </w:r>
      <w:del w:id="481" w:author="Author">
        <w:r w:rsidR="00565EF9" w:rsidRPr="00565EF9" w:rsidDel="00D31462">
          <w:delText xml:space="preserve">to </w:delText>
        </w:r>
      </w:del>
      <w:ins w:id="482" w:author="Author">
        <w:r>
          <w:t>for designing</w:t>
        </w:r>
        <w:r w:rsidRPr="00565EF9">
          <w:t xml:space="preserve"> </w:t>
        </w:r>
      </w:ins>
      <w:del w:id="483" w:author="Author">
        <w:r w:rsidR="00565EF9" w:rsidRPr="00565EF9" w:rsidDel="00D31462">
          <w:delText xml:space="preserve">design </w:delText>
        </w:r>
      </w:del>
      <w:r w:rsidR="00565EF9" w:rsidRPr="00565EF9">
        <w:t xml:space="preserve">applications that </w:t>
      </w:r>
      <w:del w:id="484" w:author="Author">
        <w:r w:rsidR="00565EF9" w:rsidRPr="00565EF9" w:rsidDel="00D31462">
          <w:delText xml:space="preserve">achieve </w:delText>
        </w:r>
      </w:del>
      <w:ins w:id="485" w:author="Author">
        <w:r>
          <w:t>provide</w:t>
        </w:r>
        <w:r w:rsidRPr="00565EF9">
          <w:t xml:space="preserve"> </w:t>
        </w:r>
      </w:ins>
      <w:r w:rsidR="00565EF9" w:rsidRPr="00565EF9">
        <w:t>the desired results</w:t>
      </w:r>
      <w:del w:id="486" w:author="Author">
        <w:r w:rsidR="00565EF9" w:rsidRPr="00565EF9">
          <w:delText>,</w:delText>
        </w:r>
      </w:del>
      <w:r w:rsidR="00565EF9" w:rsidRPr="00565EF9">
        <w:t xml:space="preserve"> and </w:t>
      </w:r>
      <w:del w:id="487" w:author="Author">
        <w:r w:rsidR="00565EF9" w:rsidRPr="00565EF9">
          <w:delText xml:space="preserve">we </w:delText>
        </w:r>
      </w:del>
      <w:r w:rsidR="00565EF9" w:rsidRPr="00565EF9">
        <w:t>appl</w:t>
      </w:r>
      <w:ins w:id="488" w:author="Author">
        <w:r w:rsidR="00EB3227">
          <w:t>ies</w:t>
        </w:r>
      </w:ins>
      <w:del w:id="489" w:author="Author">
        <w:r w:rsidR="00565EF9" w:rsidRPr="00565EF9" w:rsidDel="00EB3227">
          <w:delText>y</w:delText>
        </w:r>
      </w:del>
      <w:r w:rsidR="00565EF9" w:rsidRPr="00565EF9">
        <w:t xml:space="preserve"> the </w:t>
      </w:r>
      <w:del w:id="490" w:author="Author">
        <w:r w:rsidR="00565EF9" w:rsidRPr="00565EF9" w:rsidDel="00EB3227">
          <w:delText>R</w:delText>
        </w:r>
      </w:del>
      <w:ins w:id="491" w:author="Author">
        <w:r w:rsidR="00EB3227">
          <w:t>RAGAs</w:t>
        </w:r>
      </w:ins>
      <w:del w:id="492" w:author="Author">
        <w:r w:rsidR="00565EF9" w:rsidRPr="00565EF9" w:rsidDel="00404EF7">
          <w:delText>AGAS</w:delText>
        </w:r>
      </w:del>
      <w:r w:rsidR="00565EF9" w:rsidRPr="00565EF9">
        <w:t xml:space="preserve"> framework to </w:t>
      </w:r>
      <w:del w:id="493" w:author="Author">
        <w:r w:rsidR="00565EF9" w:rsidRPr="00565EF9" w:rsidDel="00D31462">
          <w:delText xml:space="preserve">measure </w:delText>
        </w:r>
      </w:del>
      <w:ins w:id="494" w:author="Author">
        <w:r>
          <w:t>evaluate</w:t>
        </w:r>
        <w:r w:rsidRPr="00565EF9">
          <w:t xml:space="preserve"> </w:t>
        </w:r>
      </w:ins>
      <w:r w:rsidR="00565EF9" w:rsidRPr="00565EF9">
        <w:t xml:space="preserve">their </w:t>
      </w:r>
      <w:del w:id="495" w:author="Author">
        <w:r w:rsidR="00565EF9" w:rsidRPr="00565EF9" w:rsidDel="00D31462">
          <w:delText xml:space="preserve">respective </w:delText>
        </w:r>
      </w:del>
      <w:r w:rsidR="00565EF9" w:rsidRPr="00565EF9">
        <w:t>performance</w:t>
      </w:r>
      <w:ins w:id="496" w:author="Author">
        <w:r>
          <w:t>s</w:t>
        </w:r>
      </w:ins>
      <w:r w:rsidR="00565EF9" w:rsidRPr="00565EF9">
        <w:t xml:space="preserve"> </w:t>
      </w:r>
      <w:del w:id="497" w:author="Author">
        <w:r w:rsidR="00565EF9" w:rsidRPr="00565EF9" w:rsidDel="00D31462">
          <w:delText xml:space="preserve">comparisons </w:delText>
        </w:r>
      </w:del>
      <w:r w:rsidR="00565EF9" w:rsidRPr="00565EF9">
        <w:t xml:space="preserve">and response times. </w:t>
      </w:r>
      <w:ins w:id="498" w:author="Author">
        <w:r>
          <w:t xml:space="preserve">Finally, </w:t>
        </w:r>
        <w:r w:rsidR="00565EF9" w:rsidRPr="00565EF9">
          <w:t>Section</w:t>
        </w:r>
      </w:ins>
      <w:del w:id="499" w:author="Author">
        <w:r w:rsidR="00565EF9" w:rsidRPr="00565EF9">
          <w:delText>Chapter</w:delText>
        </w:r>
      </w:del>
      <w:r w:rsidR="00565EF9" w:rsidRPr="00565EF9">
        <w:t xml:space="preserve"> 5 concludes th</w:t>
      </w:r>
      <w:ins w:id="500" w:author="Author">
        <w:r w:rsidR="00565EF9" w:rsidRPr="00565EF9">
          <w:t>e</w:t>
        </w:r>
      </w:ins>
      <w:del w:id="501" w:author="Author">
        <w:r w:rsidR="00565EF9" w:rsidRPr="00565EF9">
          <w:delText>is</w:delText>
        </w:r>
      </w:del>
      <w:r w:rsidR="00565EF9" w:rsidRPr="00565EF9">
        <w:t xml:space="preserve"> </w:t>
      </w:r>
      <w:ins w:id="502" w:author="Author">
        <w:r w:rsidR="00565EF9" w:rsidRPr="00565EF9">
          <w:t>study</w:t>
        </w:r>
        <w:del w:id="503" w:author="Author">
          <w:r w:rsidR="00565EF9" w:rsidRPr="00565EF9">
            <w:delText>paper</w:delText>
          </w:r>
        </w:del>
      </w:ins>
      <w:del w:id="504" w:author="Author">
        <w:r w:rsidR="00565EF9" w:rsidRPr="00565EF9">
          <w:delText>work</w:delText>
        </w:r>
      </w:del>
      <w:r w:rsidR="00565EF9" w:rsidRPr="00565EF9">
        <w:t xml:space="preserve"> and presents future research directions</w:t>
      </w:r>
      <w:r w:rsidR="00FF0BD6" w:rsidRPr="007F2582">
        <w:t>.</w:t>
      </w:r>
    </w:p>
    <w:p w14:paraId="7E388AB2" w14:textId="5AFEEF37" w:rsidR="00FF0BD6" w:rsidRPr="00FA04F1" w:rsidRDefault="00FF0BD6" w:rsidP="00FF0BD6">
      <w:pPr>
        <w:pStyle w:val="MDPI21heading1"/>
      </w:pPr>
      <w:r w:rsidRPr="00FA04F1">
        <w:rPr>
          <w:lang w:eastAsia="zh-CN"/>
        </w:rPr>
        <w:t xml:space="preserve">2. </w:t>
      </w:r>
      <w:r w:rsidR="00565EF9">
        <w:t>Related Work</w:t>
      </w:r>
    </w:p>
    <w:p w14:paraId="5A04769F" w14:textId="3C581B52" w:rsidR="00565EF9" w:rsidRPr="001F31D1" w:rsidRDefault="00565EF9" w:rsidP="00565EF9">
      <w:pPr>
        <w:pStyle w:val="MDPI22heading2"/>
        <w:spacing w:before="240"/>
      </w:pPr>
      <w:r>
        <w:t>2</w:t>
      </w:r>
      <w:r w:rsidRPr="001F31D1">
        <w:t xml:space="preserve">.1. </w:t>
      </w:r>
      <w:r w:rsidRPr="00565EF9">
        <w:t>Hallucination</w:t>
      </w:r>
      <w:ins w:id="505" w:author="Author">
        <w:r w:rsidR="00043710">
          <w:t>s</w:t>
        </w:r>
      </w:ins>
      <w:r w:rsidRPr="00565EF9">
        <w:t xml:space="preserve"> in LLMs</w:t>
      </w:r>
    </w:p>
    <w:p w14:paraId="193FA8D7" w14:textId="3C9DD8FA" w:rsidR="00565EF9" w:rsidRPr="00565EF9" w:rsidDel="000E68E5" w:rsidRDefault="000E68E5">
      <w:pPr>
        <w:pStyle w:val="MDPI31text"/>
        <w:ind w:firstLine="452"/>
        <w:rPr>
          <w:del w:id="506" w:author="Author"/>
        </w:rPr>
        <w:pPrChange w:id="507" w:author="Author">
          <w:pPr>
            <w:pStyle w:val="MDPI31text"/>
          </w:pPr>
        </w:pPrChange>
      </w:pPr>
      <w:ins w:id="508" w:author="Author">
        <w:r>
          <w:t xml:space="preserve">Although </w:t>
        </w:r>
      </w:ins>
      <w:del w:id="509" w:author="Author">
        <w:r w:rsidR="00565EF9" w:rsidRPr="00565EF9" w:rsidDel="00B34BA6">
          <w:delText xml:space="preserve">The </w:delText>
        </w:r>
      </w:del>
      <w:r w:rsidR="00565EF9" w:rsidRPr="00565EF9">
        <w:t>LLM</w:t>
      </w:r>
      <w:ins w:id="510" w:author="Author">
        <w:r w:rsidR="00B34BA6">
          <w:t>s</w:t>
        </w:r>
      </w:ins>
      <w:r w:rsidR="00565EF9" w:rsidRPr="00565EF9">
        <w:t xml:space="preserve"> </w:t>
      </w:r>
      <w:ins w:id="511" w:author="Author">
        <w:r w:rsidR="00565EF9" w:rsidRPr="00565EF9">
          <w:t>ha</w:t>
        </w:r>
      </w:ins>
      <w:del w:id="512" w:author="Author">
        <w:r w:rsidR="00565EF9" w:rsidRPr="00565EF9">
          <w:delText>i</w:delText>
        </w:r>
      </w:del>
      <w:ins w:id="513" w:author="Author">
        <w:r w:rsidR="00B34BA6">
          <w:t>ve</w:t>
        </w:r>
      </w:ins>
      <w:del w:id="514" w:author="Author">
        <w:r w:rsidR="00565EF9" w:rsidRPr="00565EF9" w:rsidDel="00B34BA6">
          <w:delText>s</w:delText>
        </w:r>
      </w:del>
      <w:r w:rsidR="00565EF9" w:rsidRPr="00565EF9">
        <w:t xml:space="preserve"> </w:t>
      </w:r>
      <w:ins w:id="515" w:author="Author">
        <w:del w:id="516" w:author="Author">
          <w:r w:rsidR="00565EF9" w:rsidRPr="00565EF9" w:rsidDel="00B34BA6">
            <w:delText>led</w:delText>
          </w:r>
        </w:del>
      </w:ins>
      <w:del w:id="517" w:author="Author">
        <w:r w:rsidR="00565EF9" w:rsidRPr="00565EF9" w:rsidDel="00B34BA6">
          <w:delText xml:space="preserve">leading to </w:delText>
        </w:r>
      </w:del>
      <w:ins w:id="518" w:author="Author">
        <w:r w:rsidR="00B34BA6">
          <w:t xml:space="preserve">induced </w:t>
        </w:r>
      </w:ins>
      <w:r w:rsidR="00565EF9" w:rsidRPr="00565EF9">
        <w:t xml:space="preserve">innovative developments in the field of </w:t>
      </w:r>
      <w:commentRangeStart w:id="519"/>
      <w:ins w:id="520" w:author="Author">
        <w:r w:rsidR="00B34BA6">
          <w:t>n</w:t>
        </w:r>
      </w:ins>
      <w:del w:id="521" w:author="Author">
        <w:r w:rsidR="00565EF9" w:rsidRPr="00565EF9" w:rsidDel="00B34BA6">
          <w:delText>N</w:delText>
        </w:r>
      </w:del>
      <w:r w:rsidR="00565EF9" w:rsidRPr="00565EF9">
        <w:t xml:space="preserve">atural </w:t>
      </w:r>
      <w:ins w:id="522" w:author="Author">
        <w:r w:rsidR="00B34BA6">
          <w:t>l</w:t>
        </w:r>
      </w:ins>
      <w:del w:id="523" w:author="Author">
        <w:r w:rsidR="00565EF9" w:rsidRPr="00565EF9" w:rsidDel="00B34BA6">
          <w:delText>L</w:delText>
        </w:r>
      </w:del>
      <w:r w:rsidR="00565EF9" w:rsidRPr="00565EF9">
        <w:t xml:space="preserve">anguage </w:t>
      </w:r>
      <w:ins w:id="524" w:author="Author">
        <w:r w:rsidR="00B34BA6">
          <w:t>p</w:t>
        </w:r>
      </w:ins>
      <w:del w:id="525" w:author="Author">
        <w:r w:rsidR="00565EF9" w:rsidRPr="00565EF9" w:rsidDel="00B34BA6">
          <w:delText>P</w:delText>
        </w:r>
      </w:del>
      <w:r w:rsidR="00565EF9" w:rsidRPr="00565EF9">
        <w:t>rocessing</w:t>
      </w:r>
      <w:commentRangeEnd w:id="519"/>
      <w:r w:rsidR="00B34BA6">
        <w:rPr>
          <w:rStyle w:val="CommentReference"/>
          <w:rFonts w:eastAsia="SimSun"/>
          <w:noProof/>
          <w:snapToGrid/>
          <w:lang w:eastAsia="zh-CN" w:bidi="ar-SA"/>
        </w:rPr>
        <w:commentReference w:id="519"/>
      </w:r>
      <w:del w:id="526" w:author="Author">
        <w:r w:rsidR="00565EF9" w:rsidRPr="00565EF9" w:rsidDel="00B34BA6">
          <w:delText xml:space="preserve"> (NLP)</w:delText>
        </w:r>
        <w:r w:rsidR="00565EF9" w:rsidRPr="00565EF9" w:rsidDel="000E68E5">
          <w:delText xml:space="preserve">. </w:delText>
        </w:r>
      </w:del>
    </w:p>
    <w:p w14:paraId="446DE54C" w14:textId="11468500" w:rsidR="0016290C" w:rsidRPr="00565EF9" w:rsidRDefault="00565EF9" w:rsidP="0016290C">
      <w:pPr>
        <w:pStyle w:val="MDPI31text"/>
      </w:pPr>
      <w:del w:id="527" w:author="Author">
        <w:r w:rsidRPr="00565EF9" w:rsidDel="000E68E5">
          <w:delText>However</w:delText>
        </w:r>
      </w:del>
      <w:r w:rsidRPr="00565EF9">
        <w:t xml:space="preserve">, </w:t>
      </w:r>
      <w:del w:id="528" w:author="Author">
        <w:r w:rsidRPr="00565EF9" w:rsidDel="000E68E5">
          <w:delText>these models</w:delText>
        </w:r>
      </w:del>
      <w:ins w:id="529" w:author="Author">
        <w:r w:rsidR="000E68E5">
          <w:t>they</w:t>
        </w:r>
      </w:ins>
      <w:r w:rsidRPr="00565EF9">
        <w:t xml:space="preserve"> suffer from </w:t>
      </w:r>
      <w:del w:id="530" w:author="Author">
        <w:r w:rsidRPr="00565EF9" w:rsidDel="000E68E5">
          <w:delText xml:space="preserve">a </w:delText>
        </w:r>
      </w:del>
      <w:ins w:id="531" w:author="Author">
        <w:r w:rsidR="000E68E5">
          <w:t>the</w:t>
        </w:r>
        <w:r w:rsidR="000E68E5" w:rsidRPr="00565EF9">
          <w:t xml:space="preserve"> </w:t>
        </w:r>
      </w:ins>
      <w:r w:rsidRPr="00565EF9">
        <w:t xml:space="preserve">problem </w:t>
      </w:r>
      <w:del w:id="532" w:author="Author">
        <w:r w:rsidRPr="00565EF9" w:rsidDel="000E68E5">
          <w:delText xml:space="preserve">called </w:delText>
        </w:r>
      </w:del>
      <w:ins w:id="533" w:author="Author">
        <w:r w:rsidR="000E68E5">
          <w:t>of</w:t>
        </w:r>
        <w:r w:rsidR="000E68E5" w:rsidRPr="00565EF9">
          <w:t xml:space="preserve"> </w:t>
        </w:r>
      </w:ins>
      <w:r w:rsidRPr="00565EF9">
        <w:t>hallucination</w:t>
      </w:r>
      <w:ins w:id="534" w:author="Author">
        <w:r w:rsidRPr="00565EF9">
          <w:t>s</w:t>
        </w:r>
      </w:ins>
      <w:r w:rsidRPr="00565EF9">
        <w:t xml:space="preserve">, which </w:t>
      </w:r>
      <w:ins w:id="535" w:author="Author">
        <w:del w:id="536" w:author="Author">
          <w:r w:rsidRPr="00565EF9" w:rsidDel="000E68E5">
            <w:delText>occur</w:delText>
          </w:r>
          <w:r w:rsidRPr="00565EF9">
            <w:delText>s</w:delText>
          </w:r>
        </w:del>
      </w:ins>
      <w:del w:id="537" w:author="Author">
        <w:r w:rsidRPr="00565EF9" w:rsidDel="000E68E5">
          <w:delText>is when</w:delText>
        </w:r>
      </w:del>
      <w:ins w:id="538" w:author="Author">
        <w:r w:rsidR="000E68E5">
          <w:t>refers to</w:t>
        </w:r>
      </w:ins>
      <w:r w:rsidRPr="00565EF9">
        <w:t xml:space="preserve"> </w:t>
      </w:r>
      <w:del w:id="539" w:author="Author">
        <w:r w:rsidRPr="00565EF9" w:rsidDel="000E68E5">
          <w:delText xml:space="preserve">a model </w:delText>
        </w:r>
      </w:del>
      <w:r w:rsidRPr="00565EF9">
        <w:t>produc</w:t>
      </w:r>
      <w:ins w:id="540" w:author="Author">
        <w:r w:rsidR="000E68E5">
          <w:t>ing</w:t>
        </w:r>
      </w:ins>
      <w:del w:id="541" w:author="Author">
        <w:r w:rsidRPr="00565EF9" w:rsidDel="000E68E5">
          <w:delText>es</w:delText>
        </w:r>
      </w:del>
      <w:r w:rsidRPr="00565EF9">
        <w:t xml:space="preserve"> false information</w:t>
      </w:r>
      <w:ins w:id="542" w:author="Author">
        <w:r w:rsidR="00660124">
          <w:t xml:space="preserve">, </w:t>
        </w:r>
        <w:commentRangeStart w:id="543"/>
        <w:r w:rsidR="00660124">
          <w:t>logical errors, and non-existent data</w:t>
        </w:r>
      </w:ins>
      <w:r w:rsidRPr="00565EF9">
        <w:t xml:space="preserve"> that </w:t>
      </w:r>
      <w:del w:id="544" w:author="Author">
        <w:r w:rsidRPr="00565EF9" w:rsidDel="00660124">
          <w:delText xml:space="preserve">is </w:delText>
        </w:r>
      </w:del>
      <w:ins w:id="545" w:author="Author">
        <w:r w:rsidR="00660124">
          <w:t>are</w:t>
        </w:r>
        <w:r w:rsidR="00660124" w:rsidRPr="00565EF9">
          <w:t xml:space="preserve"> </w:t>
        </w:r>
        <w:commentRangeStart w:id="546"/>
        <w:r w:rsidR="000E68E5">
          <w:t xml:space="preserve">coherent </w:t>
        </w:r>
        <w:commentRangeEnd w:id="546"/>
        <w:r w:rsidR="000E68E5">
          <w:rPr>
            <w:rStyle w:val="CommentReference"/>
            <w:rFonts w:eastAsia="SimSun"/>
            <w:noProof/>
            <w:snapToGrid/>
            <w:lang w:eastAsia="zh-CN" w:bidi="ar-SA"/>
          </w:rPr>
          <w:commentReference w:id="546"/>
        </w:r>
        <w:r w:rsidR="000E68E5">
          <w:t xml:space="preserve">but </w:t>
        </w:r>
      </w:ins>
      <w:r w:rsidRPr="00565EF9">
        <w:t>not based on actual facts.</w:t>
      </w:r>
      <w:del w:id="547" w:author="Author">
        <w:r w:rsidRPr="00565EF9" w:rsidDel="00660124">
          <w:delText xml:space="preserve"> </w:delText>
        </w:r>
      </w:del>
      <w:ins w:id="548" w:author="Author">
        <w:del w:id="549" w:author="Author">
          <w:r w:rsidR="0016290C" w:rsidRPr="00565EF9" w:rsidDel="00660124">
            <w:delText>H</w:delText>
          </w:r>
        </w:del>
      </w:ins>
      <w:del w:id="550" w:author="Author">
        <w:r w:rsidR="0016290C" w:rsidRPr="00565EF9" w:rsidDel="00660124">
          <w:delText xml:space="preserve">An hallucination is defined as a phenomenon </w:delText>
        </w:r>
      </w:del>
      <w:ins w:id="551" w:author="Author">
        <w:del w:id="552" w:author="Author">
          <w:r w:rsidR="0016290C" w:rsidRPr="00565EF9" w:rsidDel="00660124">
            <w:delText>in which the</w:delText>
          </w:r>
        </w:del>
      </w:ins>
      <w:del w:id="553" w:author="Author">
        <w:r w:rsidR="0016290C" w:rsidRPr="00565EF9" w:rsidDel="00660124">
          <w:delText>where LLM generates incorrect information, logical errors, or non-existent data when generating responses.</w:delText>
        </w:r>
      </w:del>
      <w:r w:rsidR="0016290C" w:rsidRPr="00565EF9">
        <w:t xml:space="preserve"> For example, </w:t>
      </w:r>
      <w:del w:id="554" w:author="Author">
        <w:r w:rsidR="0016290C" w:rsidRPr="00565EF9">
          <w:delText xml:space="preserve">when </w:delText>
        </w:r>
        <w:r w:rsidR="0016290C" w:rsidRPr="00565EF9" w:rsidDel="00660124">
          <w:delText>an LLM</w:delText>
        </w:r>
      </w:del>
      <w:ins w:id="555" w:author="Author">
        <w:r w:rsidR="00660124">
          <w:t>they can</w:t>
        </w:r>
      </w:ins>
      <w:r w:rsidR="0016290C" w:rsidRPr="00565EF9">
        <w:t xml:space="preserve"> </w:t>
      </w:r>
      <w:del w:id="556" w:author="Author">
        <w:r w:rsidR="0016290C" w:rsidRPr="00565EF9">
          <w:delText xml:space="preserve">model </w:delText>
        </w:r>
      </w:del>
      <w:r w:rsidR="0016290C" w:rsidRPr="00565EF9">
        <w:t>provide</w:t>
      </w:r>
      <w:del w:id="557" w:author="Author">
        <w:r w:rsidR="0016290C" w:rsidRPr="00565EF9" w:rsidDel="00660124">
          <w:delText>s</w:delText>
        </w:r>
      </w:del>
      <w:r w:rsidR="0016290C" w:rsidRPr="00565EF9">
        <w:t xml:space="preserve"> information about a person or </w:t>
      </w:r>
      <w:ins w:id="558" w:author="Author">
        <w:del w:id="559" w:author="Author">
          <w:r w:rsidR="0016290C" w:rsidRPr="00565EF9">
            <w:delText xml:space="preserve">an </w:delText>
          </w:r>
        </w:del>
      </w:ins>
      <w:r w:rsidR="0016290C" w:rsidRPr="00565EF9">
        <w:t xml:space="preserve">event that </w:t>
      </w:r>
      <w:commentRangeStart w:id="560"/>
      <w:ins w:id="561" w:author="Author">
        <w:r w:rsidR="0016290C" w:rsidRPr="00565EF9">
          <w:t>does not</w:t>
        </w:r>
      </w:ins>
      <w:commentRangeEnd w:id="560"/>
      <w:r w:rsidR="0016290C" w:rsidRPr="00565EF9">
        <w:commentReference w:id="560"/>
      </w:r>
      <w:del w:id="562" w:author="Author">
        <w:r w:rsidR="0016290C" w:rsidRPr="00565EF9">
          <w:delText>doesn't</w:delText>
        </w:r>
      </w:del>
      <w:r w:rsidR="0016290C" w:rsidRPr="00565EF9">
        <w:t xml:space="preserve"> exist</w:t>
      </w:r>
      <w:del w:id="563" w:author="Author">
        <w:r w:rsidR="0016290C" w:rsidRPr="00565EF9" w:rsidDel="00660124">
          <w:delText xml:space="preserve"> in response to a specific question</w:delText>
        </w:r>
      </w:del>
      <w:r w:rsidR="0016290C" w:rsidRPr="00565EF9">
        <w:t>.</w:t>
      </w:r>
      <w:commentRangeEnd w:id="543"/>
      <w:r w:rsidR="00660124">
        <w:rPr>
          <w:rStyle w:val="CommentReference"/>
          <w:rFonts w:eastAsia="SimSun"/>
          <w:noProof/>
          <w:snapToGrid/>
          <w:lang w:eastAsia="zh-CN" w:bidi="ar-SA"/>
        </w:rPr>
        <w:commentReference w:id="543"/>
      </w:r>
    </w:p>
    <w:p w14:paraId="47027498" w14:textId="2A06522C" w:rsidR="0016290C" w:rsidRPr="00565EF9" w:rsidDel="00660124" w:rsidRDefault="0016290C" w:rsidP="0016290C">
      <w:pPr>
        <w:pStyle w:val="MDPI31text"/>
        <w:rPr>
          <w:del w:id="564" w:author="Author"/>
        </w:rPr>
      </w:pPr>
      <w:del w:id="565" w:author="Author">
        <w:r w:rsidRPr="00565EF9" w:rsidDel="00660124">
          <w:delText>Types of h</w:delText>
        </w:r>
      </w:del>
      <w:ins w:id="566" w:author="Author">
        <w:r w:rsidR="00660124">
          <w:t>H</w:t>
        </w:r>
      </w:ins>
      <w:r w:rsidRPr="00565EF9">
        <w:t>allucinations include</w:t>
      </w:r>
      <w:del w:id="567" w:author="Author">
        <w:r w:rsidRPr="00565EF9">
          <w:delText>:</w:delText>
        </w:r>
      </w:del>
      <w:r w:rsidRPr="00565EF9">
        <w:t xml:space="preserve"> </w:t>
      </w:r>
      <w:del w:id="568" w:author="Author">
        <w:r w:rsidRPr="00565EF9">
          <w:delText>F</w:delText>
        </w:r>
      </w:del>
      <w:r w:rsidRPr="00565EF9">
        <w:t xml:space="preserve">actual </w:t>
      </w:r>
      <w:ins w:id="569" w:author="Author">
        <w:r w:rsidRPr="00565EF9">
          <w:t>h</w:t>
        </w:r>
      </w:ins>
      <w:del w:id="570" w:author="Author">
        <w:r w:rsidRPr="00565EF9">
          <w:delText>H</w:delText>
        </w:r>
      </w:del>
      <w:r w:rsidRPr="00565EF9">
        <w:t>allucination</w:t>
      </w:r>
      <w:ins w:id="571" w:author="Author">
        <w:r w:rsidRPr="00565EF9">
          <w:t>s</w:t>
        </w:r>
        <w:r w:rsidR="00660124">
          <w:t>, which</w:t>
        </w:r>
      </w:ins>
      <w:del w:id="572" w:author="Author">
        <w:r w:rsidRPr="00565EF9" w:rsidDel="00660124">
          <w:delText>, where the model generates</w:delText>
        </w:r>
      </w:del>
      <w:ins w:id="573" w:author="Author">
        <w:r w:rsidR="00660124">
          <w:t xml:space="preserve"> include</w:t>
        </w:r>
      </w:ins>
      <w:r w:rsidRPr="00565EF9">
        <w:t xml:space="preserve"> </w:t>
      </w:r>
      <w:ins w:id="574" w:author="Author">
        <w:r w:rsidR="00660124">
          <w:t xml:space="preserve">non-factual </w:t>
        </w:r>
      </w:ins>
      <w:r w:rsidRPr="00565EF9">
        <w:t>information</w:t>
      </w:r>
      <w:del w:id="575" w:author="Author">
        <w:r w:rsidRPr="00565EF9" w:rsidDel="00660124">
          <w:delText xml:space="preserve"> that is not based on fact</w:delText>
        </w:r>
      </w:del>
      <w:ins w:id="576" w:author="Author">
        <w:r w:rsidRPr="00565EF9">
          <w:t>;</w:t>
        </w:r>
      </w:ins>
      <w:del w:id="577" w:author="Author">
        <w:r w:rsidRPr="00565EF9">
          <w:delText>:</w:delText>
        </w:r>
      </w:del>
      <w:r w:rsidRPr="00565EF9">
        <w:t xml:space="preserve"> </w:t>
      </w:r>
      <w:ins w:id="578" w:author="Author">
        <w:r w:rsidRPr="00565EF9">
          <w:t>l</w:t>
        </w:r>
      </w:ins>
      <w:del w:id="579" w:author="Author">
        <w:r w:rsidRPr="00565EF9">
          <w:delText>L</w:delText>
        </w:r>
      </w:del>
      <w:r w:rsidRPr="00565EF9">
        <w:t xml:space="preserve">ogical </w:t>
      </w:r>
      <w:ins w:id="580" w:author="Author">
        <w:r w:rsidRPr="00565EF9">
          <w:t>h</w:t>
        </w:r>
      </w:ins>
      <w:del w:id="581" w:author="Author">
        <w:r w:rsidRPr="00565EF9">
          <w:delText>H</w:delText>
        </w:r>
      </w:del>
      <w:r w:rsidRPr="00565EF9">
        <w:t>allucination</w:t>
      </w:r>
      <w:ins w:id="582" w:author="Author">
        <w:r w:rsidRPr="00565EF9">
          <w:t>s</w:t>
        </w:r>
      </w:ins>
      <w:r w:rsidRPr="00565EF9">
        <w:t xml:space="preserve">, </w:t>
      </w:r>
      <w:del w:id="583" w:author="Author">
        <w:r w:rsidRPr="00565EF9" w:rsidDel="00660124">
          <w:delText>where the responses generated are</w:delText>
        </w:r>
      </w:del>
      <w:ins w:id="584" w:author="Author">
        <w:r w:rsidR="00660124">
          <w:t>which include</w:t>
        </w:r>
      </w:ins>
      <w:r w:rsidRPr="00565EF9">
        <w:t xml:space="preserve"> logically inconsistent or </w:t>
      </w:r>
      <w:ins w:id="585" w:author="Author">
        <w:del w:id="586" w:author="Author">
          <w:r w:rsidRPr="00565EF9" w:rsidDel="00660124">
            <w:delText>do not</w:delText>
          </w:r>
        </w:del>
      </w:ins>
      <w:del w:id="587" w:author="Author">
        <w:r w:rsidRPr="00565EF9" w:rsidDel="00660124">
          <w:delText>don't make sense</w:delText>
        </w:r>
      </w:del>
      <w:ins w:id="588" w:author="Author">
        <w:r w:rsidR="00660124">
          <w:t>senseless answers</w:t>
        </w:r>
        <w:r w:rsidRPr="00565EF9">
          <w:t>;</w:t>
        </w:r>
      </w:ins>
      <w:del w:id="589" w:author="Author">
        <w:r w:rsidRPr="00565EF9">
          <w:delText>:</w:delText>
        </w:r>
      </w:del>
      <w:r w:rsidRPr="00565EF9">
        <w:t xml:space="preserve"> </w:t>
      </w:r>
      <w:ins w:id="590" w:author="Author">
        <w:r w:rsidRPr="00565EF9">
          <w:t>and s</w:t>
        </w:r>
      </w:ins>
      <w:del w:id="591" w:author="Author">
        <w:r w:rsidRPr="00565EF9">
          <w:delText>S</w:delText>
        </w:r>
      </w:del>
      <w:r w:rsidRPr="00565EF9">
        <w:t xml:space="preserve">tructural </w:t>
      </w:r>
      <w:ins w:id="592" w:author="Author">
        <w:r w:rsidRPr="00565EF9">
          <w:t>h</w:t>
        </w:r>
      </w:ins>
      <w:del w:id="593" w:author="Author">
        <w:r w:rsidRPr="00565EF9">
          <w:delText>H</w:delText>
        </w:r>
      </w:del>
      <w:r w:rsidRPr="00565EF9">
        <w:t>allucination</w:t>
      </w:r>
      <w:ins w:id="594" w:author="Author">
        <w:r w:rsidRPr="00565EF9">
          <w:t>s</w:t>
        </w:r>
      </w:ins>
      <w:r w:rsidRPr="00565EF9">
        <w:t xml:space="preserve">, </w:t>
      </w:r>
      <w:del w:id="595" w:author="Author">
        <w:r w:rsidRPr="00565EF9" w:rsidDel="00660124">
          <w:delText>where the responses are</w:delText>
        </w:r>
      </w:del>
      <w:ins w:id="596" w:author="Author">
        <w:r w:rsidR="00660124">
          <w:t>which include</w:t>
        </w:r>
      </w:ins>
      <w:r w:rsidRPr="00565EF9">
        <w:t xml:space="preserve"> incorrectly or inappropriately formatted</w:t>
      </w:r>
      <w:ins w:id="597" w:author="Author">
        <w:r w:rsidR="00660124">
          <w:t xml:space="preserve"> responses</w:t>
        </w:r>
      </w:ins>
      <w:del w:id="598" w:author="Author">
        <w:r w:rsidRPr="00565EF9">
          <w:delText>, and so on</w:delText>
        </w:r>
      </w:del>
      <w:r w:rsidRPr="00565EF9">
        <w:t>.</w:t>
      </w:r>
      <w:ins w:id="599" w:author="Author">
        <w:r w:rsidR="00660124">
          <w:t xml:space="preserve"> Recently, </w:t>
        </w:r>
      </w:ins>
    </w:p>
    <w:p w14:paraId="3A3CF382" w14:textId="443FB8D8" w:rsidR="00565EF9" w:rsidRPr="00565EF9" w:rsidDel="00516563" w:rsidRDefault="00565EF9" w:rsidP="00660124">
      <w:pPr>
        <w:pStyle w:val="MDPI31text"/>
        <w:rPr>
          <w:del w:id="600" w:author="Author"/>
        </w:rPr>
      </w:pPr>
    </w:p>
    <w:p w14:paraId="4F568CEE" w14:textId="5876B294" w:rsidR="00565EF9" w:rsidRPr="00565EF9" w:rsidDel="00516563" w:rsidRDefault="00565EF9">
      <w:pPr>
        <w:pStyle w:val="MDPI31text"/>
        <w:ind w:firstLine="452"/>
        <w:rPr>
          <w:del w:id="601" w:author="Author"/>
        </w:rPr>
        <w:pPrChange w:id="602" w:author="Author">
          <w:pPr>
            <w:pStyle w:val="MDPI31text"/>
          </w:pPr>
        </w:pPrChange>
      </w:pPr>
      <w:del w:id="603" w:author="Author">
        <w:r w:rsidRPr="00565EF9" w:rsidDel="00660124">
          <w:delText>T</w:delText>
        </w:r>
      </w:del>
      <w:ins w:id="604" w:author="Author">
        <w:r w:rsidR="00660124">
          <w:t>t</w:t>
        </w:r>
      </w:ins>
      <w:r w:rsidRPr="00565EF9">
        <w:t xml:space="preserve">his </w:t>
      </w:r>
      <w:del w:id="605" w:author="Author">
        <w:r w:rsidRPr="00565EF9" w:rsidDel="00516563">
          <w:delText xml:space="preserve">has </w:delText>
        </w:r>
      </w:del>
      <w:ins w:id="606" w:author="Author">
        <w:r w:rsidR="00516563">
          <w:t>issue</w:t>
        </w:r>
        <w:r w:rsidR="00516563" w:rsidRPr="00565EF9">
          <w:t xml:space="preserve"> </w:t>
        </w:r>
        <w:del w:id="607" w:author="Author">
          <w:r w:rsidRPr="00565EF9" w:rsidDel="00516563">
            <w:delText xml:space="preserve">recently </w:delText>
          </w:r>
        </w:del>
        <w:r w:rsidR="00516563">
          <w:t xml:space="preserve">has </w:t>
        </w:r>
        <w:r w:rsidRPr="00565EF9">
          <w:t>become more prominent owing</w:t>
        </w:r>
      </w:ins>
      <w:del w:id="608" w:author="Author">
        <w:r w:rsidRPr="00565EF9">
          <w:delText>become more prominent recently due</w:delText>
        </w:r>
      </w:del>
      <w:r w:rsidRPr="00565EF9">
        <w:t xml:space="preserve"> to </w:t>
      </w:r>
      <w:ins w:id="609" w:author="Author">
        <w:del w:id="610" w:author="Author">
          <w:r w:rsidRPr="00565EF9">
            <w:delText xml:space="preserve">the </w:delText>
          </w:r>
        </w:del>
      </w:ins>
      <w:r w:rsidRPr="00565EF9">
        <w:t>Chat</w:t>
      </w:r>
      <w:del w:id="611" w:author="Author">
        <w:r w:rsidRPr="00565EF9" w:rsidDel="00516563">
          <w:delText xml:space="preserve"> </w:delText>
        </w:r>
      </w:del>
      <w:r w:rsidRPr="00565EF9">
        <w:t xml:space="preserve">GPT's tendency to generate plausible-sounding false information. </w:t>
      </w:r>
    </w:p>
    <w:p w14:paraId="466963F9" w14:textId="68B79009" w:rsidR="00565EF9" w:rsidRPr="00565EF9" w:rsidDel="00516563" w:rsidRDefault="00565EF9">
      <w:pPr>
        <w:pStyle w:val="MDPI31text"/>
        <w:ind w:firstLine="452"/>
        <w:rPr>
          <w:del w:id="612" w:author="Author"/>
        </w:rPr>
        <w:pPrChange w:id="613" w:author="Author">
          <w:pPr>
            <w:pStyle w:val="MDPI31text"/>
          </w:pPr>
        </w:pPrChange>
      </w:pPr>
      <w:del w:id="614" w:author="Author">
        <w:r w:rsidRPr="00565EF9" w:rsidDel="00516563">
          <w:delText>These h</w:delText>
        </w:r>
      </w:del>
      <w:ins w:id="615" w:author="Author">
        <w:r w:rsidR="00516563">
          <w:t>H</w:t>
        </w:r>
      </w:ins>
      <w:r w:rsidRPr="00565EF9">
        <w:t xml:space="preserve">allucinations </w:t>
      </w:r>
      <w:ins w:id="616" w:author="Author">
        <w:r w:rsidR="00660124">
          <w:t xml:space="preserve">can </w:t>
        </w:r>
      </w:ins>
      <w:r w:rsidRPr="00565EF9">
        <w:t xml:space="preserve">have serious implications because they contribute to the spread of misinformation and undermine the credibility of </w:t>
      </w:r>
      <w:ins w:id="617" w:author="Author">
        <w:r w:rsidRPr="00565EF9">
          <w:t xml:space="preserve">the </w:t>
        </w:r>
      </w:ins>
      <w:r w:rsidRPr="00565EF9">
        <w:t xml:space="preserve">content generated by </w:t>
      </w:r>
      <w:ins w:id="618" w:author="Author">
        <w:del w:id="619" w:author="Author">
          <w:r w:rsidRPr="00565EF9">
            <w:delText xml:space="preserve">the </w:delText>
          </w:r>
        </w:del>
      </w:ins>
      <w:r w:rsidRPr="00565EF9">
        <w:t>LLMs</w:t>
      </w:r>
      <w:del w:id="620" w:author="Author">
        <w:r w:rsidRPr="00565EF9" w:rsidDel="00660124">
          <w:delText>.</w:delText>
        </w:r>
      </w:del>
      <w:r w:rsidRPr="00565EF9">
        <w:t xml:space="preserve"> [20</w:t>
      </w:r>
      <w:ins w:id="621" w:author="Author">
        <w:r w:rsidR="00983C70" w:rsidRPr="00983C70">
          <w:t>–</w:t>
        </w:r>
      </w:ins>
      <w:del w:id="622" w:author="Author">
        <w:r w:rsidRPr="00565EF9" w:rsidDel="00983C70">
          <w:delText>,21,22,23,</w:delText>
        </w:r>
      </w:del>
      <w:r w:rsidRPr="00565EF9">
        <w:t>24]</w:t>
      </w:r>
      <w:ins w:id="623" w:author="Author">
        <w:r w:rsidR="00660124">
          <w:t>.</w:t>
        </w:r>
      </w:ins>
    </w:p>
    <w:p w14:paraId="542D154E" w14:textId="77777777" w:rsidR="00565EF9" w:rsidRPr="00565EF9" w:rsidRDefault="00565EF9">
      <w:pPr>
        <w:pStyle w:val="MDPI31text"/>
        <w:ind w:firstLine="452"/>
        <w:pPrChange w:id="624" w:author="Author">
          <w:pPr>
            <w:pStyle w:val="MDPI31text"/>
          </w:pPr>
        </w:pPrChange>
      </w:pPr>
    </w:p>
    <w:p w14:paraId="609746F9" w14:textId="698283E7" w:rsidR="00565EF9" w:rsidRPr="00565EF9" w:rsidDel="00660124" w:rsidRDefault="00660124" w:rsidP="00565EF9">
      <w:pPr>
        <w:pStyle w:val="MDPI31text"/>
        <w:rPr>
          <w:del w:id="625" w:author="Author"/>
        </w:rPr>
      </w:pPr>
      <w:ins w:id="626" w:author="Author">
        <w:r>
          <w:t>To test this phenomenon</w:t>
        </w:r>
      </w:ins>
      <w:del w:id="627" w:author="Author">
        <w:r w:rsidR="00565EF9" w:rsidRPr="00565EF9" w:rsidDel="00660124">
          <w:delText>For example</w:delText>
        </w:r>
      </w:del>
      <w:r w:rsidR="00565EF9" w:rsidRPr="00565EF9">
        <w:t xml:space="preserve">, a </w:t>
      </w:r>
      <w:commentRangeStart w:id="628"/>
      <w:r w:rsidR="00565EF9" w:rsidRPr="00565EF9">
        <w:t xml:space="preserve">study </w:t>
      </w:r>
      <w:del w:id="629" w:author="Author">
        <w:r w:rsidR="00565EF9" w:rsidRPr="00565EF9" w:rsidDel="00516563">
          <w:delText xml:space="preserve">on hallucinations in ChatGPT </w:delText>
        </w:r>
      </w:del>
      <w:r w:rsidR="00565EF9" w:rsidRPr="00565EF9">
        <w:t xml:space="preserve">[24] </w:t>
      </w:r>
      <w:commentRangeEnd w:id="628"/>
      <w:r>
        <w:rPr>
          <w:rStyle w:val="CommentReference"/>
          <w:rFonts w:eastAsia="SimSun"/>
          <w:noProof/>
          <w:snapToGrid/>
          <w:lang w:eastAsia="zh-CN" w:bidi="ar-SA"/>
        </w:rPr>
        <w:commentReference w:id="628"/>
      </w:r>
      <w:del w:id="630" w:author="Author">
        <w:r w:rsidR="00565EF9" w:rsidRPr="00565EF9" w:rsidDel="00516563">
          <w:delText>found that in an experiment with</w:delText>
        </w:r>
      </w:del>
      <w:ins w:id="631" w:author="Author">
        <w:r w:rsidR="00516563">
          <w:t>entered</w:t>
        </w:r>
      </w:ins>
      <w:r w:rsidR="00565EF9" w:rsidRPr="00565EF9">
        <w:t xml:space="preserve"> </w:t>
      </w:r>
      <w:del w:id="632" w:author="Author">
        <w:r w:rsidR="00565EF9" w:rsidRPr="00565EF9">
          <w:delText xml:space="preserve">a total of </w:delText>
        </w:r>
      </w:del>
      <w:r w:rsidR="00565EF9" w:rsidRPr="00565EF9">
        <w:t>54 prompts from different domains</w:t>
      </w:r>
      <w:ins w:id="633" w:author="Author">
        <w:r w:rsidR="00516563">
          <w:t xml:space="preserve"> into ChatGPT, wherein </w:t>
        </w:r>
      </w:ins>
      <w:del w:id="634" w:author="Author">
        <w:r w:rsidR="00565EF9" w:rsidRPr="00565EF9" w:rsidDel="00516563">
          <w:delText xml:space="preserve">, </w:delText>
        </w:r>
      </w:del>
      <w:r w:rsidR="00565EF9" w:rsidRPr="00565EF9">
        <w:t xml:space="preserve">ChatGPT 3.5 </w:t>
      </w:r>
      <w:ins w:id="635" w:author="Author">
        <w:r w:rsidR="0016290C">
          <w:t xml:space="preserve">and 4 </w:t>
        </w:r>
      </w:ins>
      <w:del w:id="636" w:author="Author">
        <w:r w:rsidR="00565EF9" w:rsidRPr="00565EF9" w:rsidDel="00516563">
          <w:delText xml:space="preserve">had </w:delText>
        </w:r>
      </w:del>
      <w:ins w:id="637" w:author="Author">
        <w:r w:rsidR="0016290C">
          <w:t>achieved</w:t>
        </w:r>
        <w:r w:rsidR="00516563" w:rsidRPr="00565EF9">
          <w:t xml:space="preserve"> </w:t>
        </w:r>
      </w:ins>
      <w:del w:id="638" w:author="Author">
        <w:r w:rsidR="00565EF9" w:rsidRPr="00565EF9" w:rsidDel="0016290C">
          <w:delText xml:space="preserve">an </w:delText>
        </w:r>
      </w:del>
      <w:r w:rsidR="00565EF9" w:rsidRPr="00565EF9">
        <w:t>overall success rate</w:t>
      </w:r>
      <w:ins w:id="639" w:author="Author">
        <w:r w:rsidR="0016290C">
          <w:t>s</w:t>
        </w:r>
      </w:ins>
      <w:r w:rsidR="00565EF9" w:rsidRPr="00565EF9">
        <w:t xml:space="preserve"> of </w:t>
      </w:r>
      <w:ins w:id="640" w:author="Author">
        <w:r w:rsidR="00565EF9" w:rsidRPr="00565EF9">
          <w:t>approximately</w:t>
        </w:r>
      </w:ins>
      <w:del w:id="641" w:author="Author">
        <w:r w:rsidR="00565EF9" w:rsidRPr="00565EF9">
          <w:delText>about</w:delText>
        </w:r>
      </w:del>
      <w:r w:rsidR="00565EF9" w:rsidRPr="00565EF9">
        <w:t xml:space="preserve"> </w:t>
      </w:r>
      <w:commentRangeStart w:id="642"/>
      <w:r w:rsidR="00565EF9" w:rsidRPr="00565EF9">
        <w:t>61</w:t>
      </w:r>
      <w:ins w:id="643" w:author="Author">
        <w:r w:rsidR="00516563">
          <w:t>.</w:t>
        </w:r>
      </w:ins>
      <w:del w:id="644" w:author="Author">
        <w:r w:rsidR="00565EF9" w:rsidRPr="00565EF9" w:rsidDel="00516563">
          <w:delText>%</w:delText>
        </w:r>
      </w:del>
      <w:r w:rsidR="00565EF9" w:rsidRPr="00565EF9">
        <w:t xml:space="preserve">3 </w:t>
      </w:r>
      <w:commentRangeEnd w:id="642"/>
      <w:r w:rsidR="00516563">
        <w:rPr>
          <w:rStyle w:val="CommentReference"/>
          <w:rFonts w:eastAsia="SimSun"/>
          <w:noProof/>
          <w:snapToGrid/>
          <w:lang w:eastAsia="zh-CN" w:bidi="ar-SA"/>
        </w:rPr>
        <w:commentReference w:id="642"/>
      </w:r>
      <w:r w:rsidR="00565EF9" w:rsidRPr="00565EF9">
        <w:t xml:space="preserve">and </w:t>
      </w:r>
      <w:del w:id="645" w:author="Author">
        <w:r w:rsidR="00565EF9" w:rsidRPr="00565EF9" w:rsidDel="0016290C">
          <w:delText xml:space="preserve">ChatGPT 4 had an overall success rate of </w:delText>
        </w:r>
        <w:r w:rsidR="00565EF9" w:rsidRPr="00565EF9">
          <w:delText>about</w:delText>
        </w:r>
        <w:r w:rsidR="00565EF9" w:rsidRPr="00565EF9" w:rsidDel="0016290C">
          <w:delText xml:space="preserve"> </w:delText>
        </w:r>
      </w:del>
      <w:r w:rsidR="00565EF9" w:rsidRPr="00565EF9">
        <w:t>72%</w:t>
      </w:r>
      <w:ins w:id="646" w:author="Author">
        <w:r w:rsidR="00565EF9" w:rsidRPr="00565EF9">
          <w:t>, respectively</w:t>
        </w:r>
        <w:r w:rsidR="0016290C">
          <w:t>, indicating</w:t>
        </w:r>
      </w:ins>
      <w:del w:id="647" w:author="Author">
        <w:r w:rsidR="00565EF9" w:rsidRPr="00565EF9" w:rsidDel="0016290C">
          <w:delText xml:space="preserve">. </w:delText>
        </w:r>
      </w:del>
      <w:ins w:id="648" w:author="Author">
        <w:r w:rsidR="0016290C">
          <w:t xml:space="preserve"> </w:t>
        </w:r>
      </w:ins>
      <w:del w:id="649" w:author="Author">
        <w:r w:rsidR="00565EF9" w:rsidRPr="00565EF9" w:rsidDel="0016290C">
          <w:delText>Based on this experiment, this means that ChatGPT 3.5 and ChatGPT 4.0</w:delText>
        </w:r>
      </w:del>
      <w:ins w:id="650" w:author="Author">
        <w:del w:id="651" w:author="Author">
          <w:r w:rsidR="00565EF9" w:rsidRPr="00565EF9" w:rsidDel="0016290C">
            <w:delText xml:space="preserve">, had </w:delText>
          </w:r>
        </w:del>
        <w:r w:rsidR="00565EF9" w:rsidRPr="00565EF9">
          <w:t>hallucination rates of 39</w:t>
        </w:r>
        <w:del w:id="652" w:author="Author">
          <w:r w:rsidR="00565EF9" w:rsidRPr="00565EF9" w:rsidDel="0016290C">
            <w:delText>%</w:delText>
          </w:r>
        </w:del>
        <w:r w:rsidR="00565EF9" w:rsidRPr="00565EF9">
          <w:t xml:space="preserve"> and 28 %</w:t>
        </w:r>
      </w:ins>
      <w:del w:id="653" w:author="Author">
        <w:r w:rsidR="00565EF9" w:rsidRPr="00565EF9">
          <w:delText xml:space="preserve"> have a 39% and 28% hallucination rate</w:delText>
        </w:r>
      </w:del>
      <w:r w:rsidR="00565EF9" w:rsidRPr="00565EF9">
        <w:t xml:space="preserve">, respectively. </w:t>
      </w:r>
      <w:ins w:id="654" w:author="Author">
        <w:r w:rsidR="00565EF9" w:rsidRPr="00565EF9">
          <w:t>Although</w:t>
        </w:r>
      </w:ins>
      <w:del w:id="655" w:author="Author">
        <w:r w:rsidR="00565EF9" w:rsidRPr="00565EF9">
          <w:delText>While</w:delText>
        </w:r>
      </w:del>
      <w:r w:rsidR="00565EF9" w:rsidRPr="00565EF9">
        <w:t xml:space="preserve"> these </w:t>
      </w:r>
      <w:del w:id="656" w:author="Author">
        <w:r w:rsidR="00565EF9" w:rsidRPr="00565EF9" w:rsidDel="0016290C">
          <w:delText xml:space="preserve">are </w:delText>
        </w:r>
      </w:del>
      <w:ins w:id="657" w:author="Author">
        <w:r w:rsidR="0016290C">
          <w:t>results were obtained through</w:t>
        </w:r>
        <w:r w:rsidR="0016290C" w:rsidRPr="00565EF9">
          <w:t xml:space="preserve"> </w:t>
        </w:r>
      </w:ins>
      <w:r w:rsidR="00565EF9" w:rsidRPr="00565EF9">
        <w:t xml:space="preserve">prompt-dependent </w:t>
      </w:r>
      <w:r w:rsidR="00565EF9" w:rsidRPr="00565EF9">
        <w:lastRenderedPageBreak/>
        <w:t>experiment</w:t>
      </w:r>
      <w:ins w:id="658" w:author="Author">
        <w:r w:rsidR="0016290C">
          <w:t>s</w:t>
        </w:r>
      </w:ins>
      <w:del w:id="659" w:author="Author">
        <w:r w:rsidR="00565EF9" w:rsidRPr="00565EF9" w:rsidDel="0016290C">
          <w:delText>al results</w:delText>
        </w:r>
      </w:del>
      <w:r w:rsidR="00565EF9" w:rsidRPr="00565EF9">
        <w:t xml:space="preserve">, they </w:t>
      </w:r>
      <w:del w:id="660" w:author="Author">
        <w:r w:rsidR="00565EF9" w:rsidRPr="00565EF9" w:rsidDel="0016290C">
          <w:delText xml:space="preserve">have </w:delText>
        </w:r>
        <w:r w:rsidR="00565EF9" w:rsidRPr="00565EF9">
          <w:delText xml:space="preserve">experimental </w:delText>
        </w:r>
        <w:r w:rsidR="00565EF9" w:rsidRPr="00565EF9" w:rsidDel="0016290C">
          <w:delText>implications</w:delText>
        </w:r>
      </w:del>
      <w:ins w:id="661" w:author="Author">
        <w:r w:rsidR="0016290C">
          <w:t>indicate</w:t>
        </w:r>
      </w:ins>
      <w:r w:rsidR="00565EF9" w:rsidRPr="00565EF9">
        <w:t xml:space="preserve"> </w:t>
      </w:r>
      <w:del w:id="662" w:author="Author">
        <w:r w:rsidR="00565EF9" w:rsidRPr="00565EF9" w:rsidDel="0016290C">
          <w:delText xml:space="preserve">for </w:delText>
        </w:r>
      </w:del>
      <w:r w:rsidR="00565EF9" w:rsidRPr="00565EF9">
        <w:t>the hallucination</w:t>
      </w:r>
      <w:ins w:id="663" w:author="Author">
        <w:r w:rsidR="0016290C">
          <w:t xml:space="preserve"> </w:t>
        </w:r>
      </w:ins>
      <w:del w:id="664" w:author="Author">
        <w:r w:rsidR="00565EF9" w:rsidRPr="00565EF9" w:rsidDel="0016290C">
          <w:delText xml:space="preserve"> </w:delText>
        </w:r>
      </w:del>
      <w:r w:rsidR="00565EF9" w:rsidRPr="00565EF9">
        <w:t>rate</w:t>
      </w:r>
      <w:ins w:id="665" w:author="Author">
        <w:r w:rsidR="0016290C">
          <w:t>s</w:t>
        </w:r>
      </w:ins>
      <w:r w:rsidR="00565EF9" w:rsidRPr="00565EF9">
        <w:t xml:space="preserve"> of </w:t>
      </w:r>
      <w:del w:id="666" w:author="Author">
        <w:r w:rsidR="00565EF9" w:rsidRPr="00565EF9" w:rsidDel="0016290C">
          <w:delText>large</w:delText>
        </w:r>
        <w:r w:rsidR="00565EF9" w:rsidRPr="00565EF9">
          <w:delText xml:space="preserve"> </w:delText>
        </w:r>
        <w:r w:rsidR="00565EF9" w:rsidRPr="00565EF9" w:rsidDel="0016290C">
          <w:delText>language models</w:delText>
        </w:r>
      </w:del>
      <w:ins w:id="667" w:author="Author">
        <w:r w:rsidR="0016290C">
          <w:t>LLMs</w:t>
        </w:r>
      </w:ins>
      <w:r w:rsidR="00565EF9" w:rsidRPr="00565EF9">
        <w:t xml:space="preserve">. </w:t>
      </w:r>
    </w:p>
    <w:p w14:paraId="4C8B76B4" w14:textId="77777777" w:rsidR="00565EF9" w:rsidRPr="00565EF9" w:rsidRDefault="00565EF9" w:rsidP="00565EF9">
      <w:pPr>
        <w:pStyle w:val="MDPI31text"/>
      </w:pPr>
    </w:p>
    <w:p w14:paraId="1D55C756" w14:textId="5A4C1B2D" w:rsidR="00565EF9" w:rsidRPr="00565EF9" w:rsidDel="00660124" w:rsidRDefault="00565EF9">
      <w:pPr>
        <w:pStyle w:val="MDPI35textbeforelist"/>
        <w:rPr>
          <w:del w:id="668" w:author="Author"/>
        </w:rPr>
        <w:pPrChange w:id="669" w:author="Author">
          <w:pPr>
            <w:pStyle w:val="MDPI31text"/>
          </w:pPr>
        </w:pPrChange>
      </w:pPr>
      <w:r w:rsidRPr="00565EF9">
        <w:t xml:space="preserve">The causes of hallucinations </w:t>
      </w:r>
      <w:del w:id="670" w:author="Author">
        <w:r w:rsidRPr="00565EF9">
          <w:delText xml:space="preserve">are </w:delText>
        </w:r>
      </w:del>
      <w:r w:rsidRPr="00565EF9">
        <w:t>var</w:t>
      </w:r>
      <w:ins w:id="671" w:author="Author">
        <w:r w:rsidRPr="00565EF9">
          <w:t>y</w:t>
        </w:r>
      </w:ins>
      <w:del w:id="672" w:author="Author">
        <w:r w:rsidRPr="00565EF9">
          <w:delText>ied</w:delText>
        </w:r>
      </w:del>
      <w:r w:rsidRPr="00565EF9">
        <w:t>, and the following factors have been cited as major contributors</w:t>
      </w:r>
      <w:ins w:id="673" w:author="Author">
        <w:r w:rsidR="00660124">
          <w:t xml:space="preserve"> </w:t>
        </w:r>
      </w:ins>
      <w:del w:id="674" w:author="Author">
        <w:r w:rsidRPr="00565EF9" w:rsidDel="00660124">
          <w:delText>:</w:delText>
        </w:r>
      </w:del>
      <w:r w:rsidRPr="00565EF9">
        <w:t>[20</w:t>
      </w:r>
      <w:ins w:id="675" w:author="Author">
        <w:r w:rsidR="00983C70" w:rsidRPr="00983C70">
          <w:t>–</w:t>
        </w:r>
      </w:ins>
      <w:del w:id="676" w:author="Author">
        <w:r w:rsidRPr="00565EF9" w:rsidDel="00983C70">
          <w:delText>-</w:delText>
        </w:r>
      </w:del>
      <w:r w:rsidRPr="00565EF9">
        <w:t>28]</w:t>
      </w:r>
      <w:ins w:id="677" w:author="Author">
        <w:r w:rsidR="00660124">
          <w:t>:</w:t>
        </w:r>
      </w:ins>
    </w:p>
    <w:p w14:paraId="098C27B8" w14:textId="77777777" w:rsidR="00660124" w:rsidRDefault="00660124">
      <w:pPr>
        <w:pStyle w:val="MDPI35textbeforelist"/>
        <w:rPr>
          <w:ins w:id="678" w:author="Author"/>
        </w:rPr>
        <w:pPrChange w:id="679" w:author="Author">
          <w:pPr>
            <w:pStyle w:val="MDPI31text"/>
          </w:pPr>
        </w:pPrChange>
      </w:pPr>
      <w:ins w:id="680" w:author="Author">
        <w:r>
          <w:t xml:space="preserve"> </w:t>
        </w:r>
      </w:ins>
    </w:p>
    <w:p w14:paraId="7ECCEFF3" w14:textId="0A171EBD" w:rsidR="00565EF9" w:rsidRPr="00565EF9" w:rsidRDefault="00565EF9">
      <w:pPr>
        <w:pStyle w:val="MDPI38bullet"/>
        <w:pPrChange w:id="681" w:author="Author">
          <w:pPr>
            <w:pStyle w:val="MDPI31text"/>
          </w:pPr>
        </w:pPrChange>
      </w:pPr>
      <w:del w:id="682" w:author="Author">
        <w:r w:rsidRPr="008C58D6" w:rsidDel="00660124">
          <w:rPr>
            <w:b/>
            <w:bCs/>
            <w:rPrChange w:id="683" w:author="Author">
              <w:rPr/>
            </w:rPrChange>
          </w:rPr>
          <w:delText>Bias in t</w:delText>
        </w:r>
      </w:del>
      <w:ins w:id="684" w:author="Author">
        <w:r w:rsidR="00660124" w:rsidRPr="008C58D6">
          <w:rPr>
            <w:b/>
            <w:bCs/>
            <w:rPrChange w:id="685" w:author="Author">
              <w:rPr/>
            </w:rPrChange>
          </w:rPr>
          <w:t>T</w:t>
        </w:r>
      </w:ins>
      <w:r w:rsidRPr="008C58D6">
        <w:rPr>
          <w:b/>
          <w:bCs/>
          <w:rPrChange w:id="686" w:author="Author">
            <w:rPr/>
          </w:rPrChange>
        </w:rPr>
        <w:t>raining</w:t>
      </w:r>
      <w:ins w:id="687" w:author="Author">
        <w:r w:rsidR="00660124" w:rsidRPr="008C58D6">
          <w:rPr>
            <w:b/>
            <w:bCs/>
            <w:rPrChange w:id="688" w:author="Author">
              <w:rPr/>
            </w:rPrChange>
          </w:rPr>
          <w:t>-</w:t>
        </w:r>
      </w:ins>
      <w:del w:id="689" w:author="Author">
        <w:r w:rsidRPr="008C58D6" w:rsidDel="00660124">
          <w:rPr>
            <w:b/>
            <w:bCs/>
            <w:rPrChange w:id="690" w:author="Author">
              <w:rPr/>
            </w:rPrChange>
          </w:rPr>
          <w:delText xml:space="preserve"> </w:delText>
        </w:r>
      </w:del>
      <w:r w:rsidRPr="008C58D6">
        <w:rPr>
          <w:b/>
          <w:bCs/>
          <w:rPrChange w:id="691" w:author="Author">
            <w:rPr/>
          </w:rPrChange>
        </w:rPr>
        <w:t>data</w:t>
      </w:r>
      <w:ins w:id="692" w:author="Author">
        <w:r w:rsidR="00660124" w:rsidRPr="008C58D6">
          <w:rPr>
            <w:b/>
            <w:bCs/>
            <w:rPrChange w:id="693" w:author="Author">
              <w:rPr/>
            </w:rPrChange>
          </w:rPr>
          <w:t xml:space="preserve"> bias</w:t>
        </w:r>
      </w:ins>
      <w:r w:rsidRPr="008C58D6">
        <w:rPr>
          <w:b/>
          <w:bCs/>
          <w:rPrChange w:id="694" w:author="Author">
            <w:rPr/>
          </w:rPrChange>
        </w:rPr>
        <w:t>:</w:t>
      </w:r>
      <w:r w:rsidRPr="00565EF9">
        <w:t xml:space="preserve"> Most LLMs are trained on large </w:t>
      </w:r>
      <w:ins w:id="695" w:author="Author">
        <w:r w:rsidRPr="00565EF9">
          <w:t xml:space="preserve">amounts of </w:t>
        </w:r>
      </w:ins>
      <w:r w:rsidRPr="00565EF9">
        <w:t xml:space="preserve">textual data collected from the </w:t>
      </w:r>
      <w:ins w:id="696" w:author="Author">
        <w:r w:rsidRPr="00565EF9">
          <w:t>i</w:t>
        </w:r>
        <w:del w:id="697" w:author="Author">
          <w:r w:rsidRPr="00565EF9">
            <w:delText>I</w:delText>
          </w:r>
        </w:del>
      </w:ins>
      <w:del w:id="698" w:author="Author">
        <w:r w:rsidRPr="00565EF9">
          <w:delText>i</w:delText>
        </w:r>
      </w:del>
      <w:r w:rsidRPr="00565EF9">
        <w:t xml:space="preserve">nternet. </w:t>
      </w:r>
      <w:commentRangeStart w:id="699"/>
      <w:ins w:id="700" w:author="Author">
        <w:r w:rsidRPr="00565EF9">
          <w:t>These</w:t>
        </w:r>
      </w:ins>
      <w:del w:id="701" w:author="Author">
        <w:r w:rsidRPr="00565EF9">
          <w:delText>This</w:delText>
        </w:r>
      </w:del>
      <w:r w:rsidRPr="00565EF9">
        <w:t xml:space="preserve"> </w:t>
      </w:r>
      <w:commentRangeEnd w:id="699"/>
      <w:r w:rsidR="00660124">
        <w:rPr>
          <w:rStyle w:val="CommentReference"/>
          <w:rFonts w:eastAsia="SimSun"/>
          <w:noProof/>
          <w:lang w:eastAsia="zh-CN" w:bidi="ar-SA"/>
        </w:rPr>
        <w:commentReference w:id="699"/>
      </w:r>
      <w:r w:rsidRPr="00565EF9">
        <w:t>data inevitably contain</w:t>
      </w:r>
      <w:del w:id="702" w:author="Author">
        <w:r w:rsidRPr="00565EF9">
          <w:delText>s</w:delText>
        </w:r>
      </w:del>
      <w:r w:rsidRPr="00565EF9">
        <w:t xml:space="preserve"> incomplete or biased information, </w:t>
      </w:r>
      <w:del w:id="703" w:author="Author">
        <w:r w:rsidRPr="00565EF9" w:rsidDel="002F77B7">
          <w:delText>making it more likely</w:delText>
        </w:r>
      </w:del>
      <w:ins w:id="704" w:author="Author">
        <w:r w:rsidR="002F77B7">
          <w:t>increasing the likelihood</w:t>
        </w:r>
      </w:ins>
      <w:r w:rsidRPr="00565EF9">
        <w:t xml:space="preserve"> </w:t>
      </w:r>
      <w:del w:id="705" w:author="Author">
        <w:r w:rsidRPr="00565EF9" w:rsidDel="002F77B7">
          <w:delText xml:space="preserve">that </w:delText>
        </w:r>
      </w:del>
      <w:ins w:id="706" w:author="Author">
        <w:r w:rsidR="002F77B7">
          <w:t>of</w:t>
        </w:r>
        <w:r w:rsidR="002F77B7" w:rsidRPr="00565EF9">
          <w:t xml:space="preserve"> </w:t>
        </w:r>
      </w:ins>
      <w:r w:rsidRPr="00565EF9">
        <w:t>the model</w:t>
      </w:r>
      <w:ins w:id="707" w:author="Author">
        <w:r w:rsidR="002F77B7">
          <w:t>s</w:t>
        </w:r>
      </w:ins>
      <w:r w:rsidRPr="00565EF9">
        <w:t xml:space="preserve"> </w:t>
      </w:r>
      <w:del w:id="708" w:author="Author">
        <w:r w:rsidRPr="00565EF9" w:rsidDel="002F77B7">
          <w:delText xml:space="preserve">will </w:delText>
        </w:r>
      </w:del>
      <w:r w:rsidRPr="00565EF9">
        <w:t>learn</w:t>
      </w:r>
      <w:ins w:id="709" w:author="Author">
        <w:r w:rsidR="002F77B7">
          <w:t>ing</w:t>
        </w:r>
      </w:ins>
      <w:r w:rsidRPr="00565EF9">
        <w:t xml:space="preserve"> </w:t>
      </w:r>
      <w:del w:id="710" w:author="Author">
        <w:r w:rsidRPr="00565EF9">
          <w:delText xml:space="preserve">the </w:delText>
        </w:r>
      </w:del>
      <w:r w:rsidRPr="00565EF9">
        <w:t>wrong patterns.</w:t>
      </w:r>
    </w:p>
    <w:p w14:paraId="171E48F2" w14:textId="7767C264" w:rsidR="00565EF9" w:rsidRPr="00565EF9" w:rsidRDefault="00565EF9">
      <w:pPr>
        <w:pStyle w:val="MDPI38bullet"/>
        <w:pPrChange w:id="711" w:author="Author">
          <w:pPr>
            <w:pStyle w:val="MDPI31text"/>
          </w:pPr>
        </w:pPrChange>
      </w:pPr>
      <w:r w:rsidRPr="008C58D6">
        <w:rPr>
          <w:b/>
          <w:bCs/>
          <w:rPrChange w:id="712" w:author="Author">
            <w:rPr/>
          </w:rPrChange>
        </w:rPr>
        <w:t>How the model makes inferences:</w:t>
      </w:r>
      <w:r w:rsidRPr="00565EF9">
        <w:t xml:space="preserve"> </w:t>
      </w:r>
      <w:ins w:id="713" w:author="Author">
        <w:del w:id="714" w:author="Author">
          <w:r w:rsidRPr="00565EF9">
            <w:delText xml:space="preserve">The </w:delText>
          </w:r>
        </w:del>
      </w:ins>
      <w:r w:rsidRPr="00565EF9">
        <w:t>LLM</w:t>
      </w:r>
      <w:ins w:id="715" w:author="Author">
        <w:r w:rsidR="002F77B7">
          <w:t>s</w:t>
        </w:r>
      </w:ins>
      <w:r w:rsidRPr="00565EF9">
        <w:t xml:space="preserve"> work</w:t>
      </w:r>
      <w:del w:id="716" w:author="Author">
        <w:r w:rsidRPr="00565EF9" w:rsidDel="002F77B7">
          <w:delText>s</w:delText>
        </w:r>
      </w:del>
      <w:r w:rsidRPr="00565EF9">
        <w:t xml:space="preserve"> by predicting the next word</w:t>
      </w:r>
      <w:ins w:id="717" w:author="Author">
        <w:r w:rsidRPr="00565EF9">
          <w:t>; thus,</w:t>
        </w:r>
      </w:ins>
      <w:del w:id="718" w:author="Author">
        <w:r w:rsidRPr="00565EF9">
          <w:delText>, so</w:delText>
        </w:r>
      </w:del>
      <w:r w:rsidRPr="00565EF9">
        <w:t xml:space="preserve"> </w:t>
      </w:r>
      <w:del w:id="719" w:author="Author">
        <w:r w:rsidRPr="00565EF9" w:rsidDel="002F77B7">
          <w:delText xml:space="preserve">it </w:delText>
        </w:r>
      </w:del>
      <w:ins w:id="720" w:author="Author">
        <w:r w:rsidR="002F77B7">
          <w:t>they</w:t>
        </w:r>
        <w:r w:rsidR="002F77B7" w:rsidRPr="00565EF9">
          <w:t xml:space="preserve"> </w:t>
        </w:r>
        <w:r w:rsidRPr="00565EF9">
          <w:t>attempt</w:t>
        </w:r>
        <w:del w:id="721" w:author="Author">
          <w:r w:rsidRPr="00565EF9" w:rsidDel="002F77B7">
            <w:delText>s</w:delText>
          </w:r>
        </w:del>
      </w:ins>
      <w:del w:id="722" w:author="Author">
        <w:r w:rsidRPr="00565EF9">
          <w:delText>tries</w:delText>
        </w:r>
      </w:del>
      <w:r w:rsidRPr="00565EF9">
        <w:t xml:space="preserve"> to generate the most plausible word </w:t>
      </w:r>
      <w:del w:id="723" w:author="Author">
        <w:r w:rsidRPr="00565EF9" w:rsidDel="002F77B7">
          <w:delText xml:space="preserve">in </w:delText>
        </w:r>
      </w:del>
      <w:ins w:id="724" w:author="Author">
        <w:r w:rsidR="002F77B7">
          <w:t>for</w:t>
        </w:r>
        <w:r w:rsidR="002F77B7" w:rsidRPr="00565EF9">
          <w:t xml:space="preserve"> </w:t>
        </w:r>
      </w:ins>
      <w:r w:rsidRPr="00565EF9">
        <w:t>a given context</w:t>
      </w:r>
      <w:ins w:id="725" w:author="Author">
        <w:r w:rsidR="002F77B7">
          <w:t>, which</w:t>
        </w:r>
      </w:ins>
      <w:del w:id="726" w:author="Author">
        <w:r w:rsidRPr="00565EF9" w:rsidDel="002F77B7">
          <w:delText>.</w:delText>
        </w:r>
      </w:del>
      <w:r w:rsidRPr="00565EF9">
        <w:t xml:space="preserve"> </w:t>
      </w:r>
      <w:del w:id="727" w:author="Author">
        <w:r w:rsidRPr="00565EF9">
          <w:delText xml:space="preserve">In </w:delText>
        </w:r>
      </w:del>
      <w:ins w:id="728" w:author="Author">
        <w:del w:id="729" w:author="Author">
          <w:r w:rsidRPr="00565EF9" w:rsidDel="002F77B7">
            <w:delText>This process</w:delText>
          </w:r>
        </w:del>
      </w:ins>
      <w:del w:id="730" w:author="Author">
        <w:r w:rsidRPr="00565EF9" w:rsidDel="002F77B7">
          <w:delText xml:space="preserve">the process, it </w:delText>
        </w:r>
      </w:del>
      <w:r w:rsidRPr="00565EF9">
        <w:t xml:space="preserve">may </w:t>
      </w:r>
      <w:ins w:id="731" w:author="Author">
        <w:r w:rsidR="002F77B7">
          <w:t xml:space="preserve">lead them to </w:t>
        </w:r>
      </w:ins>
      <w:r w:rsidRPr="00565EF9">
        <w:t>generate</w:t>
      </w:r>
      <w:ins w:id="732" w:author="Author">
        <w:r w:rsidR="002F77B7">
          <w:t xml:space="preserve"> out-of-context of untrue</w:t>
        </w:r>
      </w:ins>
      <w:r w:rsidRPr="00565EF9">
        <w:t xml:space="preserve"> information</w:t>
      </w:r>
      <w:del w:id="733" w:author="Author">
        <w:r w:rsidRPr="00565EF9" w:rsidDel="002F77B7">
          <w:delText xml:space="preserve"> that is out of context or untrue</w:delText>
        </w:r>
      </w:del>
      <w:r w:rsidRPr="00565EF9">
        <w:t>.</w:t>
      </w:r>
    </w:p>
    <w:p w14:paraId="7FE13591" w14:textId="30B5C5F1" w:rsidR="00565EF9" w:rsidRPr="00565EF9" w:rsidRDefault="002F77B7">
      <w:pPr>
        <w:pStyle w:val="MDPI38bullet"/>
        <w:pPrChange w:id="734" w:author="Author">
          <w:pPr>
            <w:pStyle w:val="MDPI31text"/>
          </w:pPr>
        </w:pPrChange>
      </w:pPr>
      <w:ins w:id="735" w:author="Author">
        <w:r w:rsidRPr="008C58D6">
          <w:rPr>
            <w:b/>
            <w:bCs/>
            <w:rPrChange w:id="736" w:author="Author">
              <w:rPr/>
            </w:rPrChange>
          </w:rPr>
          <w:t>Interaction l</w:t>
        </w:r>
      </w:ins>
      <w:del w:id="737" w:author="Author">
        <w:r w:rsidR="00565EF9" w:rsidRPr="008C58D6" w:rsidDel="002F77B7">
          <w:rPr>
            <w:b/>
            <w:bCs/>
            <w:rPrChange w:id="738" w:author="Author">
              <w:rPr/>
            </w:rPrChange>
          </w:rPr>
          <w:delText>L</w:delText>
        </w:r>
      </w:del>
      <w:r w:rsidR="00565EF9" w:rsidRPr="008C58D6">
        <w:rPr>
          <w:b/>
          <w:bCs/>
          <w:rPrChange w:id="739" w:author="Author">
            <w:rPr/>
          </w:rPrChange>
        </w:rPr>
        <w:t>imitations</w:t>
      </w:r>
      <w:del w:id="740" w:author="Author">
        <w:r w:rsidR="00565EF9" w:rsidRPr="008C58D6" w:rsidDel="002F77B7">
          <w:rPr>
            <w:b/>
            <w:bCs/>
            <w:rPrChange w:id="741" w:author="Author">
              <w:rPr/>
            </w:rPrChange>
          </w:rPr>
          <w:delText xml:space="preserve"> of interaction</w:delText>
        </w:r>
      </w:del>
      <w:r w:rsidR="00565EF9" w:rsidRPr="008C58D6">
        <w:rPr>
          <w:b/>
          <w:bCs/>
          <w:rPrChange w:id="742" w:author="Author">
            <w:rPr/>
          </w:rPrChange>
        </w:rPr>
        <w:t>:</w:t>
      </w:r>
      <w:r w:rsidR="00565EF9" w:rsidRPr="00565EF9">
        <w:t xml:space="preserve"> LLMs </w:t>
      </w:r>
      <w:del w:id="743" w:author="Author">
        <w:r w:rsidR="00565EF9" w:rsidRPr="00565EF9" w:rsidDel="002F77B7">
          <w:delText xml:space="preserve">provide </w:delText>
        </w:r>
      </w:del>
      <w:ins w:id="744" w:author="Author">
        <w:r>
          <w:t>generate</w:t>
        </w:r>
        <w:r w:rsidRPr="00565EF9">
          <w:t xml:space="preserve"> </w:t>
        </w:r>
      </w:ins>
      <w:r w:rsidR="00565EF9" w:rsidRPr="00565EF9">
        <w:t>information through interaction</w:t>
      </w:r>
      <w:ins w:id="745" w:author="Author">
        <w:r w:rsidR="00565EF9" w:rsidRPr="00565EF9">
          <w:t>s</w:t>
        </w:r>
      </w:ins>
      <w:r w:rsidR="00565EF9" w:rsidRPr="00565EF9">
        <w:t xml:space="preserve"> with human users</w:t>
      </w:r>
      <w:ins w:id="746" w:author="Author">
        <w:r>
          <w:t>, which</w:t>
        </w:r>
        <w:del w:id="747" w:author="Author">
          <w:r w:rsidR="00565EF9" w:rsidRPr="00565EF9">
            <w:delText>;</w:delText>
          </w:r>
          <w:r w:rsidR="00565EF9" w:rsidRPr="00565EF9" w:rsidDel="002F77B7">
            <w:delText xml:space="preserve"> </w:delText>
          </w:r>
          <w:r w:rsidR="00565EF9" w:rsidRPr="00565EF9">
            <w:delText>h</w:delText>
          </w:r>
          <w:r w:rsidR="00565EF9" w:rsidRPr="00565EF9" w:rsidDel="002F77B7">
            <w:delText>owever, these</w:delText>
          </w:r>
        </w:del>
      </w:ins>
      <w:del w:id="748" w:author="Author">
        <w:r w:rsidR="00565EF9" w:rsidRPr="00565EF9" w:rsidDel="002F77B7">
          <w:delText xml:space="preserve">, but this </w:delText>
        </w:r>
      </w:del>
      <w:ins w:id="749" w:author="Author">
        <w:del w:id="750" w:author="Author">
          <w:r w:rsidR="00565EF9" w:rsidRPr="00565EF9" w:rsidDel="002F77B7">
            <w:delText>interactions</w:delText>
          </w:r>
        </w:del>
        <w:r w:rsidR="00565EF9" w:rsidRPr="00565EF9">
          <w:t xml:space="preserve"> </w:t>
        </w:r>
        <w:del w:id="751" w:author="Author">
          <w:r w:rsidR="00565EF9" w:rsidRPr="00565EF9" w:rsidDel="002F77B7">
            <w:delText>are</w:delText>
          </w:r>
        </w:del>
      </w:ins>
      <w:del w:id="752" w:author="Author">
        <w:r w:rsidR="00565EF9" w:rsidRPr="00565EF9" w:rsidDel="002F77B7">
          <w:delText>interaction is</w:delText>
        </w:r>
      </w:del>
      <w:ins w:id="753" w:author="Author">
        <w:r>
          <w:t>may be</w:t>
        </w:r>
      </w:ins>
      <w:r w:rsidR="00565EF9" w:rsidRPr="00565EF9">
        <w:t xml:space="preserve"> limited</w:t>
      </w:r>
      <w:ins w:id="754" w:author="Author">
        <w:r>
          <w:t>; therefore,</w:t>
        </w:r>
      </w:ins>
      <w:r w:rsidR="00565EF9" w:rsidRPr="00565EF9">
        <w:t xml:space="preserve"> </w:t>
      </w:r>
      <w:del w:id="755" w:author="Author">
        <w:r w:rsidR="00565EF9" w:rsidRPr="00565EF9" w:rsidDel="002F77B7">
          <w:delText xml:space="preserve">and </w:delText>
        </w:r>
      </w:del>
      <w:ins w:id="756" w:author="Author">
        <w:r>
          <w:t xml:space="preserve">the </w:t>
        </w:r>
      </w:ins>
      <w:del w:id="757" w:author="Author">
        <w:r w:rsidR="00565EF9" w:rsidRPr="00565EF9" w:rsidDel="002F77B7">
          <w:delText xml:space="preserve">generates </w:delText>
        </w:r>
      </w:del>
      <w:r w:rsidR="00565EF9" w:rsidRPr="00565EF9">
        <w:t xml:space="preserve">responses </w:t>
      </w:r>
      <w:ins w:id="758" w:author="Author">
        <w:r>
          <w:t xml:space="preserve">generated </w:t>
        </w:r>
      </w:ins>
      <w:r w:rsidR="00565EF9" w:rsidRPr="00565EF9">
        <w:t xml:space="preserve">based on </w:t>
      </w:r>
      <w:ins w:id="759" w:author="Author">
        <w:del w:id="760" w:author="Author">
          <w:r w:rsidR="00565EF9" w:rsidRPr="00565EF9" w:rsidDel="002F77B7">
            <w:delText xml:space="preserve">the </w:delText>
          </w:r>
        </w:del>
      </w:ins>
      <w:del w:id="761" w:author="Author">
        <w:r w:rsidR="00565EF9" w:rsidRPr="00565EF9" w:rsidDel="002F77B7">
          <w:delText>limited</w:delText>
        </w:r>
      </w:del>
      <w:ins w:id="762" w:author="Author">
        <w:r>
          <w:t>such</w:t>
        </w:r>
      </w:ins>
      <w:r w:rsidR="00565EF9" w:rsidRPr="00565EF9">
        <w:t xml:space="preserve"> information </w:t>
      </w:r>
      <w:del w:id="763" w:author="Author">
        <w:r w:rsidR="00565EF9" w:rsidRPr="00565EF9" w:rsidDel="002F77B7">
          <w:delText>provided by the user.</w:delText>
        </w:r>
      </w:del>
      <w:ins w:id="764" w:author="Author">
        <w:r>
          <w:t>may be inaccurate and</w:t>
        </w:r>
      </w:ins>
      <w:del w:id="765" w:author="Author">
        <w:r w:rsidR="00565EF9" w:rsidRPr="00565EF9" w:rsidDel="002F77B7">
          <w:delText xml:space="preserve"> </w:delText>
        </w:r>
      </w:del>
      <w:ins w:id="766" w:author="Author">
        <w:del w:id="767" w:author="Author">
          <w:r w:rsidR="00565EF9" w:rsidRPr="00565EF9" w:rsidDel="002F77B7">
            <w:delText>Therefore,</w:delText>
          </w:r>
        </w:del>
        <w:r w:rsidR="00565EF9" w:rsidRPr="00565EF9">
          <w:t xml:space="preserve"> obtaining accurate information </w:t>
        </w:r>
        <w:del w:id="768" w:author="Author">
          <w:r w:rsidR="00565EF9" w:rsidRPr="00565EF9" w:rsidDel="002F77B7">
            <w:delText>is</w:delText>
          </w:r>
        </w:del>
        <w:r>
          <w:t>may be challenging</w:t>
        </w:r>
        <w:del w:id="769" w:author="Author">
          <w:r w:rsidR="00565EF9" w:rsidRPr="00565EF9" w:rsidDel="002F77B7">
            <w:delText xml:space="preserve"> difficult</w:delText>
          </w:r>
        </w:del>
      </w:ins>
      <w:del w:id="770" w:author="Author">
        <w:r w:rsidR="00565EF9" w:rsidRPr="00565EF9">
          <w:delText>This makes it difficult to provide accurate information</w:delText>
        </w:r>
      </w:del>
      <w:r w:rsidR="00565EF9" w:rsidRPr="00565EF9">
        <w:t>.</w:t>
      </w:r>
    </w:p>
    <w:p w14:paraId="7DD0EAB7" w14:textId="5106AB5F" w:rsidR="00565EF9" w:rsidRPr="00565EF9" w:rsidDel="00F9482B" w:rsidRDefault="002F77B7">
      <w:pPr>
        <w:pStyle w:val="MDPI36textafterlist"/>
        <w:rPr>
          <w:del w:id="771" w:author="Author"/>
        </w:rPr>
        <w:pPrChange w:id="772" w:author="Author">
          <w:pPr>
            <w:pStyle w:val="MDPI31text"/>
          </w:pPr>
        </w:pPrChange>
      </w:pPr>
      <w:ins w:id="773" w:author="Author">
        <w:r>
          <w:t xml:space="preserve">Thus, </w:t>
        </w:r>
      </w:ins>
      <w:del w:id="774" w:author="Author">
        <w:r w:rsidR="00565EF9" w:rsidRPr="00565EF9" w:rsidDel="002F77B7">
          <w:delText>B</w:delText>
        </w:r>
      </w:del>
      <w:ins w:id="775" w:author="Author">
        <w:r>
          <w:t>b</w:t>
        </w:r>
      </w:ins>
      <w:r w:rsidR="00565EF9" w:rsidRPr="00565EF9">
        <w:t xml:space="preserve">y abstracting information from </w:t>
      </w:r>
      <w:del w:id="776" w:author="Author">
        <w:r w:rsidR="00565EF9" w:rsidRPr="00565EF9">
          <w:delText xml:space="preserve">the </w:delText>
        </w:r>
      </w:del>
      <w:r w:rsidR="00565EF9" w:rsidRPr="00565EF9">
        <w:t>prompts</w:t>
      </w:r>
      <w:del w:id="777" w:author="Author">
        <w:r w:rsidR="00565EF9" w:rsidRPr="00565EF9" w:rsidDel="002F77B7">
          <w:delText xml:space="preserve"> in this </w:delText>
        </w:r>
      </w:del>
      <w:ins w:id="778" w:author="Author">
        <w:del w:id="779" w:author="Author">
          <w:r w:rsidR="00565EF9" w:rsidRPr="00565EF9" w:rsidDel="002F77B7">
            <w:delText>manner</w:delText>
          </w:r>
        </w:del>
      </w:ins>
      <w:del w:id="780" w:author="Author">
        <w:r w:rsidR="00565EF9" w:rsidRPr="00565EF9">
          <w:delText>way</w:delText>
        </w:r>
      </w:del>
      <w:r w:rsidR="00565EF9" w:rsidRPr="00565EF9">
        <w:t xml:space="preserve">, </w:t>
      </w:r>
      <w:ins w:id="781" w:author="Author">
        <w:del w:id="782" w:author="Author">
          <w:r w:rsidR="00565EF9" w:rsidRPr="00565EF9" w:rsidDel="002F77B7">
            <w:delText xml:space="preserve">the </w:delText>
          </w:r>
        </w:del>
      </w:ins>
      <w:r w:rsidR="00565EF9" w:rsidRPr="00565EF9">
        <w:t>LLM</w:t>
      </w:r>
      <w:ins w:id="783" w:author="Author">
        <w:r>
          <w:t>s</w:t>
        </w:r>
      </w:ins>
      <w:r w:rsidR="00565EF9" w:rsidRPr="00565EF9">
        <w:t xml:space="preserve"> can </w:t>
      </w:r>
      <w:del w:id="784" w:author="Author">
        <w:r w:rsidR="00565EF9" w:rsidRPr="00565EF9" w:rsidDel="002F77B7">
          <w:delText xml:space="preserve">create </w:delText>
        </w:r>
      </w:del>
      <w:ins w:id="785" w:author="Author">
        <w:r>
          <w:t>output</w:t>
        </w:r>
        <w:r w:rsidRPr="00565EF9">
          <w:t xml:space="preserve"> </w:t>
        </w:r>
      </w:ins>
      <w:r w:rsidR="00565EF9" w:rsidRPr="00565EF9">
        <w:t xml:space="preserve">hallucinations by overlooking important details, and distortions caused by bad training data can </w:t>
      </w:r>
      <w:del w:id="786" w:author="Author">
        <w:r w:rsidR="00565EF9" w:rsidRPr="00565EF9" w:rsidDel="002F77B7">
          <w:delText xml:space="preserve">cause </w:delText>
        </w:r>
      </w:del>
      <w:ins w:id="787" w:author="Author">
        <w:r>
          <w:t>result in unexpected answers</w:t>
        </w:r>
      </w:ins>
      <w:del w:id="788" w:author="Author">
        <w:r w:rsidR="00565EF9" w:rsidRPr="00565EF9" w:rsidDel="002F77B7">
          <w:delText xml:space="preserve">the model to react </w:delText>
        </w:r>
      </w:del>
      <w:ins w:id="789" w:author="Author">
        <w:del w:id="790" w:author="Author">
          <w:r w:rsidR="00565EF9" w:rsidRPr="00565EF9" w:rsidDel="002F77B7">
            <w:delText>unexpectedly</w:delText>
          </w:r>
        </w:del>
      </w:ins>
      <w:del w:id="791" w:author="Author">
        <w:r w:rsidR="00565EF9" w:rsidRPr="00565EF9">
          <w:delText>in unexpected ways</w:delText>
        </w:r>
      </w:del>
      <w:r w:rsidR="00565EF9" w:rsidRPr="00565EF9">
        <w:t>.</w:t>
      </w:r>
    </w:p>
    <w:p w14:paraId="52C9762D" w14:textId="57FEC4E6" w:rsidR="00565EF9" w:rsidRPr="00565EF9" w:rsidDel="00F9482B" w:rsidRDefault="00565EF9">
      <w:pPr>
        <w:pStyle w:val="MDPI36textafterlist"/>
        <w:rPr>
          <w:del w:id="792" w:author="Author"/>
        </w:rPr>
        <w:pPrChange w:id="793" w:author="Author">
          <w:pPr>
            <w:pStyle w:val="MDPI31text"/>
          </w:pPr>
        </w:pPrChange>
      </w:pPr>
    </w:p>
    <w:p w14:paraId="15C77464" w14:textId="1B29BC74" w:rsidR="00565EF9" w:rsidRPr="00565EF9" w:rsidDel="00F9482B" w:rsidRDefault="00565EF9">
      <w:pPr>
        <w:pStyle w:val="MDPI36textafterlist"/>
        <w:rPr>
          <w:del w:id="794" w:author="Author"/>
        </w:rPr>
        <w:pPrChange w:id="795" w:author="Author">
          <w:pPr>
            <w:pStyle w:val="MDPI31text"/>
          </w:pPr>
        </w:pPrChange>
      </w:pPr>
      <w:r w:rsidRPr="00565EF9">
        <w:t xml:space="preserve"> </w:t>
      </w:r>
      <w:del w:id="796" w:author="Author">
        <w:r w:rsidRPr="00565EF9" w:rsidDel="00F9482B">
          <w:delText>To address this issue</w:delText>
        </w:r>
      </w:del>
      <w:ins w:id="797" w:author="Author">
        <w:r w:rsidR="00F9482B">
          <w:t>Therefore</w:t>
        </w:r>
      </w:ins>
      <w:r w:rsidRPr="00565EF9">
        <w:t xml:space="preserve">, </w:t>
      </w:r>
      <w:ins w:id="798" w:author="Author">
        <w:r w:rsidRPr="00565EF9">
          <w:t>considerable</w:t>
        </w:r>
      </w:ins>
      <w:del w:id="799" w:author="Author">
        <w:r w:rsidRPr="00565EF9">
          <w:delText>a lot of</w:delText>
        </w:r>
      </w:del>
      <w:r w:rsidRPr="00565EF9">
        <w:t xml:space="preserve"> research </w:t>
      </w:r>
      <w:ins w:id="800" w:author="Author">
        <w:r w:rsidRPr="00565EF9">
          <w:t>ha</w:t>
        </w:r>
      </w:ins>
      <w:del w:id="801" w:author="Author">
        <w:r w:rsidRPr="00565EF9">
          <w:delText>i</w:delText>
        </w:r>
      </w:del>
      <w:r w:rsidRPr="00565EF9">
        <w:t xml:space="preserve">s </w:t>
      </w:r>
      <w:ins w:id="802" w:author="Author">
        <w:r w:rsidRPr="00565EF9">
          <w:t>been</w:t>
        </w:r>
      </w:ins>
      <w:del w:id="803" w:author="Author">
        <w:r w:rsidRPr="00565EF9">
          <w:delText>being</w:delText>
        </w:r>
      </w:del>
      <w:r w:rsidRPr="00565EF9">
        <w:t xml:space="preserve"> </w:t>
      </w:r>
      <w:ins w:id="804" w:author="Author">
        <w:r w:rsidRPr="00565EF9">
          <w:t>conducted to investigate</w:t>
        </w:r>
      </w:ins>
      <w:del w:id="805" w:author="Author">
        <w:r w:rsidRPr="00565EF9">
          <w:delText>done to include</w:delText>
        </w:r>
      </w:del>
      <w:r w:rsidRPr="00565EF9">
        <w:t xml:space="preserve"> </w:t>
      </w:r>
      <w:ins w:id="806" w:author="Author">
        <w:r w:rsidR="00F9482B">
          <w:t xml:space="preserve">and mitigate </w:t>
        </w:r>
      </w:ins>
      <w:del w:id="807" w:author="Author">
        <w:r w:rsidRPr="00565EF9" w:rsidDel="00F9482B">
          <w:delText xml:space="preserve">all </w:delText>
        </w:r>
      </w:del>
      <w:ins w:id="808" w:author="Author">
        <w:del w:id="809" w:author="Author">
          <w:r w:rsidRPr="00565EF9">
            <w:delText xml:space="preserve">the </w:delText>
          </w:r>
        </w:del>
      </w:ins>
      <w:del w:id="810" w:author="Author">
        <w:r w:rsidRPr="00565EF9" w:rsidDel="00F9482B">
          <w:delText>aspects of how</w:delText>
        </w:r>
      </w:del>
      <w:ins w:id="811" w:author="Author">
        <w:r w:rsidR="00F9482B">
          <w:t>the causes of</w:t>
        </w:r>
      </w:ins>
      <w:r w:rsidRPr="00565EF9">
        <w:t xml:space="preserve"> </w:t>
      </w:r>
      <w:ins w:id="812" w:author="Author">
        <w:r w:rsidR="00F9482B">
          <w:t xml:space="preserve">LLM </w:t>
        </w:r>
      </w:ins>
      <w:del w:id="813" w:author="Author">
        <w:r w:rsidRPr="00565EF9" w:rsidDel="00F9482B">
          <w:delText xml:space="preserve">LLMs are prone to </w:delText>
        </w:r>
      </w:del>
      <w:r w:rsidRPr="00565EF9">
        <w:t>hallucinations.</w:t>
      </w:r>
    </w:p>
    <w:p w14:paraId="1FC8E437" w14:textId="77777777" w:rsidR="00565EF9" w:rsidRPr="00565EF9" w:rsidRDefault="00565EF9">
      <w:pPr>
        <w:pStyle w:val="MDPI36textafterlist"/>
        <w:pPrChange w:id="814" w:author="Author">
          <w:pPr>
            <w:pStyle w:val="MDPI31text"/>
          </w:pPr>
        </w:pPrChange>
      </w:pPr>
    </w:p>
    <w:p w14:paraId="78E7DB2F" w14:textId="681E4B41" w:rsidR="00565EF9" w:rsidRPr="00565EF9" w:rsidRDefault="00565EF9" w:rsidP="00565EF9">
      <w:pPr>
        <w:pStyle w:val="MDPI31text"/>
      </w:pPr>
      <w:r w:rsidRPr="00565EF9">
        <w:t xml:space="preserve">The language generation capabilities of LLMs have also been used </w:t>
      </w:r>
      <w:del w:id="815" w:author="Author">
        <w:r w:rsidRPr="00565EF9" w:rsidDel="00F9482B">
          <w:delText xml:space="preserve">in </w:delText>
        </w:r>
      </w:del>
      <w:ins w:id="816" w:author="Author">
        <w:r w:rsidR="00F9482B">
          <w:t>for</w:t>
        </w:r>
        <w:r w:rsidR="00F9482B" w:rsidRPr="00565EF9">
          <w:t xml:space="preserve"> </w:t>
        </w:r>
      </w:ins>
      <w:r w:rsidRPr="00565EF9">
        <w:t xml:space="preserve">programming, </w:t>
      </w:r>
      <w:commentRangeStart w:id="817"/>
      <w:r w:rsidRPr="00565EF9">
        <w:t xml:space="preserve">and psychedelics have been studied in software development </w:t>
      </w:r>
      <w:del w:id="818" w:author="Author">
        <w:r w:rsidRPr="00565EF9" w:rsidDel="00F9482B">
          <w:delText xml:space="preserve">work </w:delText>
        </w:r>
      </w:del>
      <w:ins w:id="819" w:author="Author">
        <w:r w:rsidRPr="00565EF9">
          <w:t>o</w:t>
        </w:r>
      </w:ins>
      <w:del w:id="820" w:author="Author">
        <w:r w:rsidRPr="00565EF9">
          <w:delText>i</w:delText>
        </w:r>
      </w:del>
      <w:r w:rsidRPr="00565EF9">
        <w:t xml:space="preserve">n code generation using LLMs. </w:t>
      </w:r>
      <w:commentRangeEnd w:id="817"/>
      <w:r w:rsidR="00F9482B">
        <w:rPr>
          <w:rStyle w:val="CommentReference"/>
          <w:rFonts w:eastAsia="SimSun"/>
          <w:noProof/>
          <w:snapToGrid/>
          <w:lang w:eastAsia="zh-CN" w:bidi="ar-SA"/>
        </w:rPr>
        <w:commentReference w:id="817"/>
      </w:r>
    </w:p>
    <w:p w14:paraId="71D085AB" w14:textId="1A1C1B4F" w:rsidR="00565EF9" w:rsidRPr="00565EF9" w:rsidDel="00F9482B" w:rsidRDefault="00565EF9" w:rsidP="00565EF9">
      <w:pPr>
        <w:pStyle w:val="MDPI31text"/>
        <w:rPr>
          <w:del w:id="821" w:author="Author"/>
        </w:rPr>
      </w:pPr>
      <w:r w:rsidRPr="00565EF9">
        <w:t>Liu</w:t>
      </w:r>
      <w:del w:id="822" w:author="Author">
        <w:r w:rsidRPr="00565EF9">
          <w:delText>, F.</w:delText>
        </w:r>
      </w:del>
      <w:r w:rsidRPr="00565EF9">
        <w:t xml:space="preserve"> et al. [22] </w:t>
      </w:r>
      <w:del w:id="823" w:author="Author">
        <w:r w:rsidRPr="00565EF9" w:rsidDel="005E2E83">
          <w:delText>perform</w:delText>
        </w:r>
      </w:del>
      <w:ins w:id="824" w:author="Author">
        <w:del w:id="825" w:author="Author">
          <w:r w:rsidRPr="00565EF9" w:rsidDel="005E2E83">
            <w:delText>ed</w:delText>
          </w:r>
        </w:del>
      </w:ins>
      <w:del w:id="826" w:author="Author">
        <w:r w:rsidRPr="00565EF9" w:rsidDel="005E2E83">
          <w:delText xml:space="preserve"> </w:delText>
        </w:r>
      </w:del>
      <w:ins w:id="827" w:author="Author">
        <w:r w:rsidR="005E2E83">
          <w:t>conducted</w:t>
        </w:r>
        <w:r w:rsidR="005E2E83" w:rsidRPr="00565EF9">
          <w:t xml:space="preserve"> </w:t>
        </w:r>
      </w:ins>
      <w:r w:rsidRPr="00565EF9">
        <w:t xml:space="preserve">a thematic </w:t>
      </w:r>
      <w:ins w:id="828" w:author="Author">
        <w:r w:rsidR="00F9482B">
          <w:t xml:space="preserve">and systematic </w:t>
        </w:r>
      </w:ins>
      <w:r w:rsidRPr="00565EF9">
        <w:t>analysis of LLM-generated code</w:t>
      </w:r>
      <w:ins w:id="829" w:author="Author">
        <w:r w:rsidRPr="00565EF9">
          <w:t>s</w:t>
        </w:r>
      </w:ins>
      <w:r w:rsidRPr="00565EF9">
        <w:t xml:space="preserve"> to summarize and classify the hallucinations</w:t>
      </w:r>
      <w:ins w:id="830" w:author="Author">
        <w:r w:rsidR="005E2E83">
          <w:t xml:space="preserve"> and their distribution</w:t>
        </w:r>
      </w:ins>
      <w:del w:id="831" w:author="Author">
        <w:r w:rsidRPr="00565EF9" w:rsidDel="005E2E83">
          <w:delText xml:space="preserve"> </w:delText>
        </w:r>
        <w:r w:rsidRPr="00565EF9" w:rsidDel="00F9482B">
          <w:delText xml:space="preserve">present </w:delText>
        </w:r>
      </w:del>
      <w:ins w:id="832" w:author="Author">
        <w:del w:id="833" w:author="Author">
          <w:r w:rsidRPr="00565EF9" w:rsidDel="00F9482B">
            <w:delText>therein</w:delText>
          </w:r>
        </w:del>
      </w:ins>
      <w:del w:id="834" w:author="Author">
        <w:r w:rsidRPr="00565EF9" w:rsidDel="005E2E83">
          <w:delText>in it</w:delText>
        </w:r>
        <w:r w:rsidRPr="00565EF9" w:rsidDel="00F9482B">
          <w:delText>. This study aim</w:delText>
        </w:r>
      </w:del>
      <w:ins w:id="835" w:author="Author">
        <w:del w:id="836" w:author="Author">
          <w:r w:rsidRPr="00565EF9" w:rsidDel="00F9482B">
            <w:delText>ed</w:delText>
          </w:r>
        </w:del>
      </w:ins>
      <w:del w:id="837" w:author="Author">
        <w:r w:rsidRPr="00565EF9" w:rsidDel="00F9482B">
          <w:delText>s to systematically analyze the distribution of hallucinations in LLM-generated code</w:delText>
        </w:r>
      </w:del>
      <w:ins w:id="838" w:author="Author">
        <w:del w:id="839" w:author="Author">
          <w:r w:rsidRPr="00565EF9" w:rsidDel="00F9482B">
            <w:delText>s</w:delText>
          </w:r>
        </w:del>
      </w:ins>
      <w:del w:id="840" w:author="Author">
        <w:r w:rsidRPr="00565EF9" w:rsidDel="00F9482B">
          <w:delText>. They developed</w:delText>
        </w:r>
      </w:del>
      <w:ins w:id="841" w:author="Author">
        <w:r w:rsidR="00F9482B">
          <w:t xml:space="preserve"> through</w:t>
        </w:r>
      </w:ins>
      <w:r w:rsidRPr="00565EF9">
        <w:t xml:space="preserve"> HALLUCODE, a benchmark for evaluating hallucinations in LLM</w:t>
      </w:r>
      <w:del w:id="842" w:author="Author">
        <w:r w:rsidRPr="00565EF9">
          <w:delText>'s</w:delText>
        </w:r>
      </w:del>
      <w:r w:rsidRPr="00565EF9">
        <w:t xml:space="preserve"> code generation, and </w:t>
      </w:r>
      <w:del w:id="843" w:author="Author">
        <w:r w:rsidRPr="00565EF9" w:rsidDel="00F9482B">
          <w:delText>the</w:delText>
        </w:r>
      </w:del>
      <w:ins w:id="844" w:author="Author">
        <w:del w:id="845" w:author="Author">
          <w:r w:rsidRPr="00565EF9" w:rsidDel="00F9482B">
            <w:delText>ir</w:delText>
          </w:r>
        </w:del>
      </w:ins>
      <w:del w:id="846" w:author="Author">
        <w:r w:rsidRPr="00565EF9" w:rsidDel="00F9482B">
          <w:delText xml:space="preserve"> results </w:delText>
        </w:r>
      </w:del>
      <w:r w:rsidRPr="00565EF9">
        <w:t>show</w:t>
      </w:r>
      <w:ins w:id="847" w:author="Author">
        <w:r w:rsidRPr="00565EF9">
          <w:t>ed</w:t>
        </w:r>
      </w:ins>
      <w:r w:rsidRPr="00565EF9">
        <w:t xml:space="preserve"> that existing LLMs can </w:t>
      </w:r>
      <w:ins w:id="848" w:author="Author">
        <w:r w:rsidRPr="00565EF9">
          <w:t>b</w:t>
        </w:r>
      </w:ins>
      <w:del w:id="849" w:author="Author">
        <w:r w:rsidRPr="00565EF9">
          <w:delText>h</w:delText>
        </w:r>
      </w:del>
      <w:r w:rsidRPr="00565EF9">
        <w:t>ar</w:t>
      </w:r>
      <w:ins w:id="850" w:author="Author">
        <w:r w:rsidRPr="00565EF9">
          <w:t>e</w:t>
        </w:r>
      </w:ins>
      <w:del w:id="851" w:author="Author">
        <w:r w:rsidRPr="00565EF9">
          <w:delText>d</w:delText>
        </w:r>
      </w:del>
      <w:r w:rsidRPr="00565EF9">
        <w:t xml:space="preserve">ly mitigate hallucinations. </w:t>
      </w:r>
    </w:p>
    <w:p w14:paraId="67A4EB07" w14:textId="0D57E247" w:rsidR="00565EF9" w:rsidRPr="00565EF9" w:rsidRDefault="00565EF9" w:rsidP="00565EF9">
      <w:pPr>
        <w:pStyle w:val="MDPI31text"/>
      </w:pPr>
      <w:del w:id="852" w:author="Author">
        <w:r w:rsidRPr="00565EF9" w:rsidDel="00F9482B">
          <w:delText>This study</w:delText>
        </w:r>
      </w:del>
      <w:ins w:id="853" w:author="Author">
        <w:r w:rsidR="00F9482B">
          <w:t>They</w:t>
        </w:r>
      </w:ins>
      <w:r w:rsidRPr="00565EF9">
        <w:t xml:space="preserve"> suggest</w:t>
      </w:r>
      <w:ins w:id="854" w:author="Author">
        <w:r w:rsidR="00F9482B">
          <w:t>ed</w:t>
        </w:r>
      </w:ins>
      <w:del w:id="855" w:author="Author">
        <w:r w:rsidRPr="00565EF9" w:rsidDel="00F9482B">
          <w:delText>s</w:delText>
        </w:r>
      </w:del>
      <w:r w:rsidRPr="00565EF9">
        <w:t xml:space="preserve"> </w:t>
      </w:r>
      <w:del w:id="856" w:author="Author">
        <w:r w:rsidRPr="00565EF9" w:rsidDel="00F9482B">
          <w:delText xml:space="preserve">that </w:delText>
        </w:r>
      </w:del>
      <w:ins w:id="857" w:author="Author">
        <w:del w:id="858" w:author="Author">
          <w:r w:rsidRPr="00565EF9" w:rsidDel="00F9482B">
            <w:delText>the mitigation</w:delText>
          </w:r>
        </w:del>
      </w:ins>
      <w:del w:id="859" w:author="Author">
        <w:r w:rsidRPr="00565EF9" w:rsidDel="00F9482B">
          <w:delText xml:space="preserve">mitigating </w:delText>
        </w:r>
      </w:del>
      <w:ins w:id="860" w:author="Author">
        <w:del w:id="861" w:author="Author">
          <w:r w:rsidRPr="00565EF9" w:rsidDel="00F9482B">
            <w:delText xml:space="preserve">of </w:delText>
          </w:r>
        </w:del>
      </w:ins>
      <w:r w:rsidRPr="00565EF9">
        <w:t xml:space="preserve">hallucinations </w:t>
      </w:r>
      <w:del w:id="862" w:author="Author">
        <w:r w:rsidRPr="00565EF9" w:rsidDel="00F9482B">
          <w:delText>in LLMs</w:delText>
        </w:r>
      </w:del>
      <w:ins w:id="863" w:author="Author">
        <w:r w:rsidR="00F9482B">
          <w:t xml:space="preserve">can be mitigated by </w:t>
        </w:r>
      </w:ins>
      <w:del w:id="864" w:author="Author">
        <w:r w:rsidRPr="00565EF9" w:rsidDel="00F9482B">
          <w:delText xml:space="preserve"> may require</w:delText>
        </w:r>
      </w:del>
      <w:ins w:id="865" w:author="Author">
        <w:r w:rsidR="00F9482B">
          <w:t>implementing</w:t>
        </w:r>
      </w:ins>
      <w:r w:rsidRPr="00565EF9">
        <w:t xml:space="preserve"> additional tools or enhancements </w:t>
      </w:r>
      <w:ins w:id="866" w:author="Author">
        <w:r w:rsidRPr="00565EF9">
          <w:t>during</w:t>
        </w:r>
      </w:ins>
      <w:del w:id="867" w:author="Author">
        <w:r w:rsidRPr="00565EF9">
          <w:delText>to</w:delText>
        </w:r>
      </w:del>
      <w:r w:rsidRPr="00565EF9">
        <w:t xml:space="preserve"> the generation process</w:t>
      </w:r>
      <w:ins w:id="868" w:author="Author">
        <w:r w:rsidR="00F9482B">
          <w:t xml:space="preserve"> of an LLM</w:t>
        </w:r>
      </w:ins>
      <w:r w:rsidRPr="00565EF9">
        <w:t xml:space="preserve">. </w:t>
      </w:r>
    </w:p>
    <w:p w14:paraId="3CD959C3" w14:textId="723C82D7" w:rsidR="00565EF9" w:rsidRPr="00565EF9" w:rsidRDefault="00565EF9" w:rsidP="00565EF9">
      <w:pPr>
        <w:pStyle w:val="MDPI31text"/>
      </w:pPr>
      <w:r w:rsidRPr="00565EF9">
        <w:t>Chen</w:t>
      </w:r>
      <w:del w:id="869" w:author="Author">
        <w:r w:rsidRPr="00565EF9">
          <w:delText>, Y.</w:delText>
        </w:r>
      </w:del>
      <w:r w:rsidRPr="00565EF9">
        <w:t xml:space="preserve"> et al.</w:t>
      </w:r>
      <w:ins w:id="870" w:author="Author">
        <w:r w:rsidR="00F9482B">
          <w:t xml:space="preserve"> </w:t>
        </w:r>
        <w:r w:rsidR="00F9482B" w:rsidRPr="00565EF9">
          <w:t>[25]</w:t>
        </w:r>
      </w:ins>
      <w:r w:rsidRPr="00565EF9">
        <w:t xml:space="preserve"> proposed an evaluation model</w:t>
      </w:r>
      <w:ins w:id="871" w:author="Author">
        <w:r w:rsidR="00F9482B">
          <w:t xml:space="preserve">, called </w:t>
        </w:r>
        <w:commentRangeStart w:id="872"/>
        <w:proofErr w:type="spellStart"/>
        <w:r w:rsidR="00F9482B">
          <w:t>ReID</w:t>
        </w:r>
        <w:commentRangeEnd w:id="872"/>
        <w:proofErr w:type="spellEnd"/>
        <w:r w:rsidR="00F9482B">
          <w:rPr>
            <w:rStyle w:val="CommentReference"/>
            <w:rFonts w:eastAsia="SimSun"/>
            <w:noProof/>
            <w:snapToGrid/>
            <w:lang w:eastAsia="zh-CN" w:bidi="ar-SA"/>
          </w:rPr>
          <w:commentReference w:id="872"/>
        </w:r>
        <w:r w:rsidR="00F9482B">
          <w:t>,</w:t>
        </w:r>
      </w:ins>
      <w:r w:rsidRPr="00565EF9">
        <w:t xml:space="preserve"> for detecting trustworthy answers generated by LLMs</w:t>
      </w:r>
      <w:del w:id="873" w:author="Author">
        <w:r w:rsidRPr="00565EF9" w:rsidDel="00F9482B">
          <w:delText xml:space="preserve"> [25].</w:delText>
        </w:r>
      </w:del>
      <w:r w:rsidRPr="00565EF9">
        <w:t xml:space="preserve"> </w:t>
      </w:r>
      <w:ins w:id="874" w:author="Author">
        <w:r w:rsidR="00F9482B">
          <w:t>a</w:t>
        </w:r>
      </w:ins>
      <w:del w:id="875" w:author="Author">
        <w:r w:rsidRPr="00565EF9" w:rsidDel="00F9482B">
          <w:delText>They demonstrated that t</w:delText>
        </w:r>
      </w:del>
      <w:ins w:id="876" w:author="Author">
        <w:r w:rsidR="00F9482B">
          <w:t>nd</w:t>
        </w:r>
      </w:ins>
      <w:del w:id="877" w:author="Author">
        <w:r w:rsidRPr="00565EF9" w:rsidDel="00F9482B">
          <w:delText>he proposed</w:delText>
        </w:r>
      </w:del>
      <w:r w:rsidRPr="00565EF9">
        <w:t xml:space="preserve"> </w:t>
      </w:r>
      <w:del w:id="878" w:author="Author">
        <w:r w:rsidRPr="00565EF9" w:rsidDel="00F9482B">
          <w:delText xml:space="preserve">RelD </w:delText>
        </w:r>
      </w:del>
      <w:r w:rsidRPr="00565EF9">
        <w:t>successfully detect</w:t>
      </w:r>
      <w:ins w:id="879" w:author="Author">
        <w:r w:rsidR="00F9482B">
          <w:t>ed</w:t>
        </w:r>
        <w:del w:id="880" w:author="Author">
          <w:r w:rsidRPr="00565EF9">
            <w:delText>ed</w:delText>
          </w:r>
        </w:del>
      </w:ins>
      <w:del w:id="881" w:author="Author">
        <w:r w:rsidRPr="00565EF9">
          <w:delText>s</w:delText>
        </w:r>
      </w:del>
      <w:r w:rsidRPr="00565EF9">
        <w:t xml:space="preserve"> hallucinations in various LLM-generated </w:t>
      </w:r>
      <w:ins w:id="882" w:author="Author">
        <w:r w:rsidRPr="00565EF9">
          <w:t>responses</w:t>
        </w:r>
      </w:ins>
      <w:del w:id="883" w:author="Author">
        <w:r w:rsidRPr="00565EF9">
          <w:delText>answers</w:delText>
        </w:r>
      </w:del>
      <w:r w:rsidRPr="00565EF9">
        <w:t xml:space="preserve">. In this study, we propose </w:t>
      </w:r>
      <w:del w:id="884" w:author="Author">
        <w:r w:rsidRPr="00565EF9" w:rsidDel="005E2E83">
          <w:delText xml:space="preserve">the need for </w:delText>
        </w:r>
      </w:del>
      <w:r w:rsidRPr="00565EF9">
        <w:t xml:space="preserve">conviction detection to analyze and understand the types of hallucinations </w:t>
      </w:r>
      <w:del w:id="885" w:author="Author">
        <w:r w:rsidRPr="00565EF9" w:rsidDel="005E2E83">
          <w:delText xml:space="preserve">that occur </w:delText>
        </w:r>
      </w:del>
      <w:r w:rsidRPr="00565EF9">
        <w:t xml:space="preserve">in LLM-generated answers. </w:t>
      </w:r>
    </w:p>
    <w:p w14:paraId="79556F18" w14:textId="77777777" w:rsidR="00565EF9" w:rsidRPr="00565EF9" w:rsidRDefault="00565EF9" w:rsidP="00565EF9">
      <w:pPr>
        <w:pStyle w:val="MDPI31text"/>
      </w:pPr>
      <w:r w:rsidRPr="00565EF9">
        <w:t xml:space="preserve"> </w:t>
      </w:r>
      <w:commentRangeStart w:id="886"/>
      <w:r w:rsidRPr="00565EF9">
        <w:t>We still can</w:t>
      </w:r>
      <w:ins w:id="887" w:author="Author">
        <w:r w:rsidRPr="00565EF9">
          <w:t>no</w:t>
        </w:r>
      </w:ins>
      <w:del w:id="888" w:author="Author">
        <w:r w:rsidRPr="00565EF9">
          <w:delText>'</w:delText>
        </w:r>
      </w:del>
      <w:r w:rsidRPr="00565EF9">
        <w:t xml:space="preserve">t fully </w:t>
      </w:r>
      <w:proofErr w:type="gramStart"/>
      <w:r w:rsidRPr="00565EF9">
        <w:t>trust</w:t>
      </w:r>
      <w:proofErr w:type="gramEnd"/>
      <w:r w:rsidRPr="00565EF9">
        <w:t xml:space="preserve"> their answers because LLMs suffer from hallucinations that manipulate non</w:t>
      </w:r>
      <w:ins w:id="889" w:author="Author">
        <w:r w:rsidRPr="00565EF9">
          <w:t>-</w:t>
        </w:r>
      </w:ins>
      <w:del w:id="890" w:author="Author">
        <w:r w:rsidRPr="00565EF9">
          <w:delText>-</w:delText>
        </w:r>
      </w:del>
      <w:r w:rsidRPr="00565EF9">
        <w:t xml:space="preserve">existent facts to trick you without </w:t>
      </w:r>
      <w:del w:id="891" w:author="Author">
        <w:r w:rsidRPr="00565EF9">
          <w:delText xml:space="preserve">your </w:delText>
        </w:r>
      </w:del>
      <w:r w:rsidRPr="00565EF9">
        <w:t>realizing it.</w:t>
      </w:r>
      <w:commentRangeEnd w:id="886"/>
      <w:r w:rsidR="005E2E83">
        <w:rPr>
          <w:rStyle w:val="CommentReference"/>
          <w:rFonts w:eastAsia="SimSun"/>
          <w:noProof/>
          <w:snapToGrid/>
          <w:lang w:eastAsia="zh-CN" w:bidi="ar-SA"/>
        </w:rPr>
        <w:commentReference w:id="886"/>
      </w:r>
    </w:p>
    <w:p w14:paraId="5D93E314" w14:textId="60C640F2" w:rsidR="00565EF9" w:rsidRPr="00565EF9" w:rsidDel="005E2E83" w:rsidRDefault="00565EF9" w:rsidP="00565EF9">
      <w:pPr>
        <w:pStyle w:val="MDPI31text"/>
        <w:rPr>
          <w:del w:id="892" w:author="Author"/>
        </w:rPr>
      </w:pPr>
      <w:r w:rsidRPr="00565EF9">
        <w:t>Yao</w:t>
      </w:r>
      <w:del w:id="893" w:author="Author">
        <w:r w:rsidRPr="00565EF9">
          <w:delText>, J. Y.</w:delText>
        </w:r>
      </w:del>
      <w:r w:rsidRPr="00565EF9">
        <w:t xml:space="preserve"> et al. [26] </w:t>
      </w:r>
      <w:ins w:id="894" w:author="Author">
        <w:r w:rsidRPr="00565EF9">
          <w:t>demonstrated</w:t>
        </w:r>
      </w:ins>
      <w:del w:id="895" w:author="Author">
        <w:r w:rsidRPr="00565EF9">
          <w:delText>show</w:delText>
        </w:r>
      </w:del>
      <w:r w:rsidRPr="00565EF9">
        <w:t xml:space="preserve"> that meaningless prompts </w:t>
      </w:r>
      <w:del w:id="896" w:author="Author">
        <w:r w:rsidRPr="00565EF9" w:rsidDel="005E2E83">
          <w:delText>consisting of</w:delText>
        </w:r>
      </w:del>
      <w:ins w:id="897" w:author="Author">
        <w:r w:rsidR="005E2E83">
          <w:t>comprising</w:t>
        </w:r>
      </w:ins>
      <w:r w:rsidRPr="00565EF9">
        <w:t xml:space="preserve"> random tokens </w:t>
      </w:r>
      <w:ins w:id="898" w:author="Author">
        <w:r w:rsidRPr="00565EF9">
          <w:t>could</w:t>
        </w:r>
      </w:ins>
      <w:del w:id="899" w:author="Author">
        <w:r w:rsidRPr="00565EF9">
          <w:delText>can</w:delText>
        </w:r>
      </w:del>
      <w:r w:rsidRPr="00565EF9">
        <w:t xml:space="preserve"> induce LLMs to respond </w:t>
      </w:r>
      <w:commentRangeStart w:id="900"/>
      <w:r w:rsidRPr="00565EF9">
        <w:t xml:space="preserve">to </w:t>
      </w:r>
      <w:commentRangeEnd w:id="900"/>
      <w:r w:rsidR="005E2E83">
        <w:rPr>
          <w:rStyle w:val="CommentReference"/>
          <w:rFonts w:eastAsia="SimSun"/>
          <w:noProof/>
          <w:snapToGrid/>
          <w:lang w:eastAsia="zh-CN" w:bidi="ar-SA"/>
        </w:rPr>
        <w:commentReference w:id="900"/>
      </w:r>
      <w:r w:rsidRPr="00565EF9">
        <w:t xml:space="preserve">hallucinations. By making small changes to the input data, </w:t>
      </w:r>
      <w:del w:id="901" w:author="Author">
        <w:r w:rsidRPr="00565EF9" w:rsidDel="005E2E83">
          <w:delText xml:space="preserve">we can induce </w:delText>
        </w:r>
      </w:del>
      <w:r w:rsidRPr="00565EF9">
        <w:t xml:space="preserve">the model </w:t>
      </w:r>
      <w:ins w:id="902" w:author="Author">
        <w:r w:rsidR="005E2E83">
          <w:t xml:space="preserve">can be induced </w:t>
        </w:r>
      </w:ins>
      <w:r w:rsidRPr="00565EF9">
        <w:t xml:space="preserve">to make incorrect predictions and recall that hallucinations may be another perspective </w:t>
      </w:r>
      <w:ins w:id="903" w:author="Author">
        <w:r w:rsidRPr="00565EF9">
          <w:t>for</w:t>
        </w:r>
      </w:ins>
      <w:del w:id="904" w:author="Author">
        <w:r w:rsidRPr="00565EF9">
          <w:delText>on</w:delText>
        </w:r>
      </w:del>
      <w:r w:rsidRPr="00565EF9">
        <w:t xml:space="preserve"> </w:t>
      </w:r>
      <w:del w:id="905" w:author="Author">
        <w:r w:rsidRPr="00565EF9">
          <w:delText xml:space="preserve">the </w:delText>
        </w:r>
      </w:del>
      <w:r w:rsidRPr="00565EF9">
        <w:lastRenderedPageBreak/>
        <w:t>adversarial case</w:t>
      </w:r>
      <w:ins w:id="906" w:author="Author">
        <w:r w:rsidRPr="00565EF9">
          <w:t>s</w:t>
        </w:r>
      </w:ins>
      <w:r w:rsidRPr="00565EF9">
        <w:t xml:space="preserve">. </w:t>
      </w:r>
      <w:commentRangeStart w:id="907"/>
      <w:r w:rsidRPr="00565EF9">
        <w:t>We</w:t>
      </w:r>
      <w:commentRangeEnd w:id="907"/>
      <w:r w:rsidR="005E2E83">
        <w:rPr>
          <w:rStyle w:val="CommentReference"/>
          <w:rFonts w:eastAsia="SimSun"/>
          <w:noProof/>
          <w:snapToGrid/>
          <w:lang w:eastAsia="zh-CN" w:bidi="ar-SA"/>
        </w:rPr>
        <w:commentReference w:id="907"/>
      </w:r>
      <w:r w:rsidRPr="00565EF9">
        <w:t xml:space="preserve"> propose a strategy to evaluate the robustness of LLMs and suggest that it is necessary to design defenses before practical application</w:t>
      </w:r>
      <w:ins w:id="908" w:author="Author">
        <w:r w:rsidR="005E2E83">
          <w:t>s</w:t>
        </w:r>
      </w:ins>
      <w:del w:id="909" w:author="Author">
        <w:r w:rsidRPr="00565EF9">
          <w:delText>s</w:delText>
        </w:r>
      </w:del>
      <w:r w:rsidRPr="00565EF9">
        <w:t>.</w:t>
      </w:r>
    </w:p>
    <w:p w14:paraId="0D7B5DBF" w14:textId="77777777" w:rsidR="00565EF9" w:rsidRPr="00565EF9" w:rsidRDefault="00565EF9" w:rsidP="00565EF9">
      <w:pPr>
        <w:pStyle w:val="MDPI31text"/>
      </w:pPr>
    </w:p>
    <w:p w14:paraId="50C815F1" w14:textId="1ACDD993" w:rsidR="00565EF9" w:rsidRPr="00565EF9" w:rsidRDefault="00565EF9" w:rsidP="00565EF9">
      <w:pPr>
        <w:pStyle w:val="MDPI31text"/>
      </w:pPr>
      <w:r w:rsidRPr="00565EF9">
        <w:t>Zhang</w:t>
      </w:r>
      <w:del w:id="910" w:author="Author">
        <w:r w:rsidRPr="00565EF9">
          <w:delText>, M.</w:delText>
        </w:r>
      </w:del>
      <w:r w:rsidRPr="00565EF9">
        <w:t xml:space="preserve"> et al</w:t>
      </w:r>
      <w:commentRangeStart w:id="911"/>
      <w:ins w:id="912" w:author="Author">
        <w:r w:rsidRPr="00565EF9">
          <w:t>.</w:t>
        </w:r>
      </w:ins>
      <w:commentRangeEnd w:id="911"/>
      <w:r w:rsidRPr="00565EF9">
        <w:commentReference w:id="911"/>
      </w:r>
      <w:r w:rsidRPr="00565EF9">
        <w:t xml:space="preserve"> [27] show</w:t>
      </w:r>
      <w:ins w:id="913" w:author="Author">
        <w:r w:rsidRPr="00565EF9">
          <w:t>ed</w:t>
        </w:r>
      </w:ins>
      <w:r w:rsidRPr="00565EF9">
        <w:t xml:space="preserve"> that </w:t>
      </w:r>
      <w:del w:id="914" w:author="Author">
        <w:r w:rsidRPr="00565EF9" w:rsidDel="005E2E83">
          <w:delText>language model</w:delText>
        </w:r>
      </w:del>
      <w:ins w:id="915" w:author="Author">
        <w:r w:rsidR="005E2E83">
          <w:t>LLM</w:t>
        </w:r>
      </w:ins>
      <w:r w:rsidRPr="00565EF9">
        <w:t xml:space="preserve"> hallucinations </w:t>
      </w:r>
      <w:del w:id="916" w:author="Author">
        <w:r w:rsidRPr="00565EF9" w:rsidDel="005E2E83">
          <w:delText xml:space="preserve">are </w:delText>
        </w:r>
      </w:del>
      <w:ins w:id="917" w:author="Author">
        <w:r w:rsidR="005E2E83">
          <w:t>do</w:t>
        </w:r>
        <w:r w:rsidR="005E2E83" w:rsidRPr="00565EF9">
          <w:t xml:space="preserve"> </w:t>
        </w:r>
      </w:ins>
      <w:r w:rsidRPr="00565EF9">
        <w:t xml:space="preserve">not </w:t>
      </w:r>
      <w:del w:id="918" w:author="Author">
        <w:r w:rsidRPr="00565EF9" w:rsidDel="005E2E83">
          <w:delText xml:space="preserve">just </w:delText>
        </w:r>
      </w:del>
      <w:ins w:id="919" w:author="Author">
        <w:r w:rsidR="005E2E83">
          <w:t>occur only because of</w:t>
        </w:r>
      </w:ins>
      <w:del w:id="920" w:author="Author">
        <w:r w:rsidRPr="00565EF9" w:rsidDel="005E2E83">
          <w:delText xml:space="preserve">due to </w:delText>
        </w:r>
      </w:del>
      <w:ins w:id="921" w:author="Author">
        <w:del w:id="922" w:author="Author">
          <w:r w:rsidRPr="00565EF9" w:rsidDel="005E2E83">
            <w:delText>a</w:delText>
          </w:r>
        </w:del>
        <w:r w:rsidRPr="00565EF9">
          <w:t xml:space="preserve"> </w:t>
        </w:r>
      </w:ins>
      <w:r w:rsidRPr="00565EF9">
        <w:t>lack of knowledge</w:t>
      </w:r>
      <w:del w:id="923" w:author="Author">
        <w:r w:rsidRPr="00565EF9">
          <w:delText>,</w:delText>
        </w:r>
      </w:del>
      <w:r w:rsidRPr="00565EF9">
        <w:t xml:space="preserve"> but can also occur </w:t>
      </w:r>
      <w:del w:id="924" w:author="Author">
        <w:r w:rsidRPr="00565EF9" w:rsidDel="005E2E83">
          <w:delText>in the process of</w:delText>
        </w:r>
      </w:del>
      <w:ins w:id="925" w:author="Author">
        <w:r w:rsidR="005E2E83">
          <w:t>when the model</w:t>
        </w:r>
      </w:ins>
      <w:r w:rsidRPr="00565EF9">
        <w:t xml:space="preserve"> tr</w:t>
      </w:r>
      <w:ins w:id="926" w:author="Author">
        <w:r w:rsidR="005E2E83">
          <w:t>ies</w:t>
        </w:r>
      </w:ins>
      <w:del w:id="927" w:author="Author">
        <w:r w:rsidRPr="00565EF9" w:rsidDel="005E2E83">
          <w:delText>ying</w:delText>
        </w:r>
      </w:del>
      <w:r w:rsidRPr="00565EF9">
        <w:t xml:space="preserve"> to justify </w:t>
      </w:r>
      <w:ins w:id="928" w:author="Author">
        <w:r w:rsidR="005E2E83">
          <w:t xml:space="preserve">its </w:t>
        </w:r>
      </w:ins>
      <w:r w:rsidRPr="00565EF9">
        <w:t>initial mistakes</w:t>
      </w:r>
      <w:ins w:id="929" w:author="Author">
        <w:r w:rsidR="005E2E83">
          <w:t>,</w:t>
        </w:r>
      </w:ins>
      <w:del w:id="930" w:author="Author">
        <w:r w:rsidRPr="00565EF9" w:rsidDel="005E2E83">
          <w:delText>. This</w:delText>
        </w:r>
      </w:del>
      <w:r w:rsidRPr="00565EF9">
        <w:t xml:space="preserve"> suggest</w:t>
      </w:r>
      <w:ins w:id="931" w:author="Author">
        <w:r w:rsidR="005E2E83">
          <w:t>ing that a more comprehensive understanding of</w:t>
        </w:r>
      </w:ins>
      <w:del w:id="932" w:author="Author">
        <w:r w:rsidRPr="00565EF9" w:rsidDel="005E2E83">
          <w:delText>s</w:delText>
        </w:r>
      </w:del>
      <w:r w:rsidRPr="00565EF9">
        <w:t xml:space="preserve"> </w:t>
      </w:r>
      <w:del w:id="933" w:author="Author">
        <w:r w:rsidRPr="00565EF9" w:rsidDel="005E2E83">
          <w:delText>that we need to understand language model</w:delText>
        </w:r>
      </w:del>
      <w:ins w:id="934" w:author="Author">
        <w:r w:rsidR="005E2E83">
          <w:t>LLM</w:t>
        </w:r>
      </w:ins>
      <w:r w:rsidRPr="00565EF9">
        <w:t xml:space="preserve"> hallucinations </w:t>
      </w:r>
      <w:del w:id="935" w:author="Author">
        <w:r w:rsidRPr="00565EF9" w:rsidDel="005E2E83">
          <w:delText>more deeply</w:delText>
        </w:r>
      </w:del>
      <w:ins w:id="936" w:author="Author">
        <w:r w:rsidR="005E2E83">
          <w:t>is required</w:t>
        </w:r>
      </w:ins>
      <w:del w:id="937" w:author="Author">
        <w:r w:rsidRPr="00565EF9" w:rsidDel="005E2E83">
          <w:delText xml:space="preserve"> and</w:delText>
        </w:r>
      </w:del>
      <w:r w:rsidRPr="00565EF9">
        <w:t xml:space="preserve"> </w:t>
      </w:r>
      <w:ins w:id="938" w:author="Author">
        <w:r w:rsidRPr="00565EF9">
          <w:t xml:space="preserve">to </w:t>
        </w:r>
      </w:ins>
      <w:r w:rsidRPr="00565EF9">
        <w:t xml:space="preserve">develop </w:t>
      </w:r>
      <w:ins w:id="939" w:author="Author">
        <w:del w:id="940" w:author="Author">
          <w:r w:rsidRPr="00565EF9" w:rsidDel="005E2E83">
            <w:delText xml:space="preserve">more </w:delText>
          </w:r>
        </w:del>
      </w:ins>
      <w:r w:rsidRPr="00565EF9">
        <w:t>effective mitigation strategies.</w:t>
      </w:r>
    </w:p>
    <w:p w14:paraId="26FEA92D" w14:textId="77777777" w:rsidR="00565EF9" w:rsidRPr="00565EF9" w:rsidRDefault="00565EF9" w:rsidP="00565EF9">
      <w:pPr>
        <w:pStyle w:val="MDPI31text"/>
      </w:pPr>
    </w:p>
    <w:p w14:paraId="12ACE909" w14:textId="7A0BAE79" w:rsidR="00565EF9" w:rsidRPr="00565EF9" w:rsidDel="00485414" w:rsidRDefault="00565EF9" w:rsidP="00565EF9">
      <w:pPr>
        <w:pStyle w:val="MDPI31text"/>
        <w:rPr>
          <w:del w:id="941" w:author="Author"/>
        </w:rPr>
      </w:pPr>
      <w:r w:rsidRPr="00565EF9">
        <w:t>Varshney</w:t>
      </w:r>
      <w:del w:id="942" w:author="Author">
        <w:r w:rsidRPr="00565EF9">
          <w:delText>, N.</w:delText>
        </w:r>
      </w:del>
      <w:r w:rsidRPr="00565EF9">
        <w:t xml:space="preserve"> et al. [28] focuse</w:t>
      </w:r>
      <w:ins w:id="943" w:author="Author">
        <w:r w:rsidRPr="00565EF9">
          <w:t>d</w:t>
        </w:r>
      </w:ins>
      <w:del w:id="944" w:author="Author">
        <w:r w:rsidRPr="00565EF9">
          <w:delText>s</w:delText>
        </w:r>
      </w:del>
      <w:r w:rsidRPr="00565EF9">
        <w:t xml:space="preserve"> on </w:t>
      </w:r>
      <w:del w:id="945" w:author="Author">
        <w:r w:rsidRPr="00565EF9">
          <w:delText xml:space="preserve">studying </w:delText>
        </w:r>
      </w:del>
      <w:r w:rsidRPr="00565EF9">
        <w:t>the effect</w:t>
      </w:r>
      <w:ins w:id="946" w:author="Author">
        <w:r w:rsidR="00485414">
          <w:t>s</w:t>
        </w:r>
      </w:ins>
      <w:r w:rsidRPr="00565EF9">
        <w:t xml:space="preserve"> of </w:t>
      </w:r>
      <w:ins w:id="947" w:author="Author">
        <w:r w:rsidR="00485414">
          <w:t>“</w:t>
        </w:r>
      </w:ins>
      <w:r w:rsidRPr="00565EF9">
        <w:t>negation</w:t>
      </w:r>
      <w:ins w:id="948" w:author="Author">
        <w:r w:rsidR="00485414">
          <w:t>”</w:t>
        </w:r>
      </w:ins>
      <w:r w:rsidRPr="00565EF9">
        <w:t xml:space="preserve"> </w:t>
      </w:r>
      <w:del w:id="949" w:author="Author">
        <w:r w:rsidRPr="00565EF9" w:rsidDel="00485414">
          <w:delText xml:space="preserve">representations </w:delText>
        </w:r>
      </w:del>
      <w:r w:rsidRPr="00565EF9">
        <w:t>on</w:t>
      </w:r>
      <w:ins w:id="950" w:author="Author">
        <w:r w:rsidR="00485414">
          <w:t xml:space="preserve"> LLM</w:t>
        </w:r>
      </w:ins>
      <w:r w:rsidRPr="00565EF9">
        <w:t xml:space="preserve"> hallucinations</w:t>
      </w:r>
      <w:del w:id="951" w:author="Author">
        <w:r w:rsidRPr="00565EF9" w:rsidDel="00485414">
          <w:delText xml:space="preserve"> in LLMs</w:delText>
        </w:r>
        <w:r w:rsidRPr="00565EF9">
          <w:delText>,</w:delText>
        </w:r>
      </w:del>
      <w:r w:rsidRPr="00565EF9">
        <w:t xml:space="preserve"> and conduct</w:t>
      </w:r>
      <w:ins w:id="952" w:author="Author">
        <w:r w:rsidRPr="00565EF9">
          <w:t>ed</w:t>
        </w:r>
      </w:ins>
      <w:del w:id="953" w:author="Author">
        <w:r w:rsidRPr="00565EF9">
          <w:delText>s</w:delText>
        </w:r>
      </w:del>
      <w:r w:rsidRPr="00565EF9">
        <w:t xml:space="preserve"> experiments on LLa</w:t>
      </w:r>
      <w:ins w:id="954" w:author="Author">
        <w:r w:rsidR="00485414">
          <w:t>ma</w:t>
        </w:r>
      </w:ins>
      <w:del w:id="955" w:author="Author">
        <w:r w:rsidRPr="00565EF9" w:rsidDel="00485414">
          <w:delText>MA</w:delText>
        </w:r>
      </w:del>
      <w:r w:rsidRPr="00565EF9">
        <w:t>-2-</w:t>
      </w:r>
      <w:ins w:id="956" w:author="Author">
        <w:r w:rsidR="00485414">
          <w:t>C</w:t>
        </w:r>
      </w:ins>
      <w:del w:id="957" w:author="Author">
        <w:r w:rsidRPr="00565EF9" w:rsidDel="00485414">
          <w:delText>c</w:delText>
        </w:r>
      </w:del>
      <w:r w:rsidRPr="00565EF9">
        <w:t>hat, Vicuna, and Orca-2</w:t>
      </w:r>
      <w:ins w:id="958" w:author="Author">
        <w:r w:rsidR="00485414">
          <w:t xml:space="preserve"> </w:t>
        </w:r>
      </w:ins>
      <w:del w:id="959" w:author="Author">
        <w:r w:rsidRPr="00565EF9" w:rsidDel="00485414">
          <w:delText xml:space="preserve"> </w:delText>
        </w:r>
      </w:del>
      <w:r w:rsidRPr="00565EF9">
        <w:t>using negation representations</w:t>
      </w:r>
      <w:ins w:id="960" w:author="Author">
        <w:r w:rsidRPr="00565EF9">
          <w:t>,</w:t>
        </w:r>
      </w:ins>
      <w:r w:rsidRPr="00565EF9">
        <w:t xml:space="preserve"> such as false premise completion and constrained fact generation, </w:t>
      </w:r>
      <w:del w:id="961" w:author="Author">
        <w:r w:rsidRPr="00565EF9">
          <w:delText xml:space="preserve">and </w:delText>
        </w:r>
      </w:del>
      <w:ins w:id="962" w:author="Author">
        <w:r w:rsidRPr="00565EF9">
          <w:t>and found</w:t>
        </w:r>
      </w:ins>
      <w:del w:id="963" w:author="Author">
        <w:r w:rsidRPr="00565EF9">
          <w:delText>find</w:delText>
        </w:r>
      </w:del>
      <w:ins w:id="964" w:author="Author">
        <w:del w:id="965" w:author="Author">
          <w:r w:rsidRPr="00565EF9">
            <w:delText>ing</w:delText>
          </w:r>
        </w:del>
      </w:ins>
      <w:del w:id="966" w:author="Author">
        <w:r w:rsidRPr="00565EF9">
          <w:delText>s</w:delText>
        </w:r>
      </w:del>
      <w:r w:rsidRPr="00565EF9">
        <w:t xml:space="preserve"> that these models produce significant hallucinations in </w:t>
      </w:r>
      <w:del w:id="967" w:author="Author">
        <w:r w:rsidRPr="00565EF9" w:rsidDel="00485414">
          <w:delText xml:space="preserve">all </w:delText>
        </w:r>
      </w:del>
      <w:r w:rsidRPr="00565EF9">
        <w:t xml:space="preserve">tasks involving negation. </w:t>
      </w:r>
      <w:ins w:id="968" w:author="Author">
        <w:r w:rsidRPr="00565EF9">
          <w:t>H</w:t>
        </w:r>
      </w:ins>
      <w:del w:id="969" w:author="Author">
        <w:r w:rsidRPr="00565EF9">
          <w:delText>The h</w:delText>
        </w:r>
      </w:del>
      <w:r w:rsidRPr="00565EF9">
        <w:t xml:space="preserve">allucinations associated with negative representations are </w:t>
      </w:r>
      <w:del w:id="970" w:author="Author">
        <w:r w:rsidRPr="00565EF9">
          <w:delText xml:space="preserve">one of </w:delText>
        </w:r>
      </w:del>
      <w:ins w:id="971" w:author="Author">
        <w:r w:rsidRPr="00565EF9">
          <w:t>a</w:t>
        </w:r>
      </w:ins>
      <w:del w:id="972" w:author="Author">
        <w:r w:rsidRPr="00565EF9">
          <w:delText>the</w:delText>
        </w:r>
      </w:del>
      <w:r w:rsidRPr="00565EF9">
        <w:t xml:space="preserve"> major drawback</w:t>
      </w:r>
      <w:del w:id="973" w:author="Author">
        <w:r w:rsidRPr="00565EF9">
          <w:delText>s</w:delText>
        </w:r>
      </w:del>
      <w:r w:rsidRPr="00565EF9">
        <w:t xml:space="preserve"> of LLMs, and further </w:t>
      </w:r>
      <w:ins w:id="974" w:author="Author">
        <w:r w:rsidRPr="00565EF9">
          <w:t>research is required</w:t>
        </w:r>
      </w:ins>
      <w:del w:id="975" w:author="Author">
        <w:r w:rsidRPr="00565EF9">
          <w:delText>work is needed</w:delText>
        </w:r>
      </w:del>
      <w:r w:rsidRPr="00565EF9">
        <w:t xml:space="preserve"> to address them.</w:t>
      </w:r>
    </w:p>
    <w:p w14:paraId="0E74AEE7" w14:textId="77777777" w:rsidR="00565EF9" w:rsidRPr="00565EF9" w:rsidRDefault="00565EF9" w:rsidP="00565EF9">
      <w:pPr>
        <w:pStyle w:val="MDPI31text"/>
      </w:pPr>
    </w:p>
    <w:p w14:paraId="2533A018" w14:textId="47777AFA" w:rsidR="00FF0BD6" w:rsidRDefault="00565EF9" w:rsidP="00565EF9">
      <w:pPr>
        <w:pStyle w:val="MDPI31text"/>
      </w:pPr>
      <w:r w:rsidRPr="00565EF9">
        <w:t>Th</w:t>
      </w:r>
      <w:del w:id="976" w:author="Author">
        <w:r w:rsidRPr="00565EF9" w:rsidDel="001949B9">
          <w:delText>is</w:delText>
        </w:r>
      </w:del>
      <w:ins w:id="977" w:author="Author">
        <w:r w:rsidR="001949B9">
          <w:t>e primary cause of</w:t>
        </w:r>
      </w:ins>
      <w:r w:rsidRPr="00565EF9">
        <w:t xml:space="preserve"> hallucination </w:t>
      </w:r>
      <w:del w:id="978" w:author="Author">
        <w:r w:rsidRPr="00565EF9" w:rsidDel="001949B9">
          <w:delText xml:space="preserve">of </w:delText>
        </w:r>
      </w:del>
      <w:ins w:id="979" w:author="Author">
        <w:r w:rsidR="001949B9">
          <w:t>in</w:t>
        </w:r>
        <w:r w:rsidR="001949B9" w:rsidRPr="00565EF9">
          <w:t xml:space="preserve"> </w:t>
        </w:r>
      </w:ins>
      <w:del w:id="980" w:author="Author">
        <w:r w:rsidRPr="00565EF9" w:rsidDel="001949B9">
          <w:delText>large-scale language models</w:delText>
        </w:r>
      </w:del>
      <w:ins w:id="981" w:author="Author">
        <w:r w:rsidR="001949B9">
          <w:t>LLMs</w:t>
        </w:r>
      </w:ins>
      <w:r w:rsidRPr="00565EF9">
        <w:t xml:space="preserve"> </w:t>
      </w:r>
      <w:del w:id="982" w:author="Author">
        <w:r w:rsidRPr="00565EF9" w:rsidDel="001949B9">
          <w:delText xml:space="preserve">is due to the fact </w:delText>
        </w:r>
      </w:del>
      <w:r w:rsidRPr="00565EF9">
        <w:t xml:space="preserve">that, unlike databases and search engines, LLMs generate text by making inferences from the </w:t>
      </w:r>
      <w:ins w:id="983" w:author="Author">
        <w:r w:rsidR="001949B9">
          <w:t xml:space="preserve">input </w:t>
        </w:r>
      </w:ins>
      <w:r w:rsidRPr="00565EF9">
        <w:t>prompts</w:t>
      </w:r>
      <w:del w:id="984" w:author="Author">
        <w:r w:rsidRPr="00565EF9" w:rsidDel="001949B9">
          <w:delText xml:space="preserve"> provided</w:delText>
        </w:r>
      </w:del>
      <w:r w:rsidRPr="00565EF9">
        <w:t xml:space="preserve">. Their primary purpose is to generate answers </w:t>
      </w:r>
      <w:del w:id="985" w:author="Author">
        <w:r w:rsidRPr="00565EF9" w:rsidDel="001949B9">
          <w:delText xml:space="preserve">to questions </w:delText>
        </w:r>
      </w:del>
      <w:r w:rsidRPr="00565EF9">
        <w:t xml:space="preserve">based on the information </w:t>
      </w:r>
      <w:ins w:id="986" w:author="Author">
        <w:del w:id="987" w:author="Author">
          <w:r w:rsidRPr="00565EF9" w:rsidDel="001949B9">
            <w:delText xml:space="preserve">on which </w:delText>
          </w:r>
        </w:del>
      </w:ins>
      <w:r w:rsidRPr="00565EF9">
        <w:t>they have already been trained</w:t>
      </w:r>
      <w:ins w:id="988" w:author="Author">
        <w:r w:rsidR="001949B9">
          <w:t xml:space="preserve"> on</w:t>
        </w:r>
        <w:r w:rsidRPr="00565EF9">
          <w:t>; therefore,</w:t>
        </w:r>
      </w:ins>
      <w:del w:id="989" w:author="Author">
        <w:r w:rsidRPr="00565EF9">
          <w:delText xml:space="preserve"> on, so</w:delText>
        </w:r>
      </w:del>
      <w:r w:rsidRPr="00565EF9">
        <w:t xml:space="preserve"> they are unable to </w:t>
      </w:r>
      <w:del w:id="990" w:author="Author">
        <w:r w:rsidRPr="00565EF9" w:rsidDel="001949B9">
          <w:delText xml:space="preserve">generate </w:delText>
        </w:r>
      </w:del>
      <w:ins w:id="991" w:author="Author">
        <w:r w:rsidR="001949B9">
          <w:t>use</w:t>
        </w:r>
        <w:r w:rsidR="001949B9" w:rsidRPr="00565EF9">
          <w:t xml:space="preserve"> </w:t>
        </w:r>
      </w:ins>
      <w:r w:rsidRPr="00565EF9">
        <w:t>new</w:t>
      </w:r>
      <w:del w:id="992" w:author="Author">
        <w:r w:rsidRPr="00565EF9">
          <w:delText>,</w:delText>
        </w:r>
      </w:del>
      <w:r w:rsidRPr="00565EF9">
        <w:t xml:space="preserve"> </w:t>
      </w:r>
      <w:del w:id="993" w:author="Author">
        <w:r w:rsidRPr="00565EF9" w:rsidDel="001949B9">
          <w:delText xml:space="preserve">up-to-date </w:delText>
        </w:r>
      </w:del>
      <w:r w:rsidRPr="00565EF9">
        <w:t xml:space="preserve">data </w:t>
      </w:r>
      <w:del w:id="994" w:author="Author">
        <w:r w:rsidRPr="00565EF9" w:rsidDel="001949B9">
          <w:delText xml:space="preserve">or </w:delText>
        </w:r>
      </w:del>
      <w:ins w:id="995" w:author="Author">
        <w:r w:rsidR="001949B9">
          <w:t>and may</w:t>
        </w:r>
        <w:r w:rsidR="001949B9" w:rsidRPr="00565EF9">
          <w:t xml:space="preserve"> </w:t>
        </w:r>
        <w:r w:rsidRPr="00565EF9">
          <w:t>provide</w:t>
        </w:r>
      </w:ins>
      <w:del w:id="996" w:author="Author">
        <w:r w:rsidRPr="00565EF9">
          <w:delText>give</w:delText>
        </w:r>
      </w:del>
      <w:r w:rsidRPr="00565EF9">
        <w:t xml:space="preserve"> incorrect answers</w:t>
      </w:r>
      <w:commentRangeStart w:id="997"/>
      <w:r w:rsidRPr="00565EF9">
        <w:t>. Lack of ability to accurately cite sources</w:t>
      </w:r>
      <w:commentRangeEnd w:id="997"/>
      <w:r w:rsidR="001949B9">
        <w:rPr>
          <w:rStyle w:val="CommentReference"/>
          <w:rFonts w:eastAsia="SimSun"/>
          <w:noProof/>
          <w:snapToGrid/>
          <w:lang w:eastAsia="zh-CN" w:bidi="ar-SA"/>
        </w:rPr>
        <w:commentReference w:id="997"/>
      </w:r>
      <w:r w:rsidRPr="00565EF9">
        <w:t xml:space="preserve">. In this study, we implemented </w:t>
      </w:r>
      <w:ins w:id="998" w:author="Author">
        <w:del w:id="999" w:author="Author">
          <w:r w:rsidRPr="00565EF9" w:rsidDel="001949B9">
            <w:delText>a</w:delText>
          </w:r>
        </w:del>
      </w:ins>
      <w:del w:id="1000" w:author="Author">
        <w:r w:rsidRPr="00565EF9" w:rsidDel="001949B9">
          <w:delText xml:space="preserve">the </w:delText>
        </w:r>
      </w:del>
      <w:r w:rsidRPr="00565EF9">
        <w:t xml:space="preserve">search augmentation </w:t>
      </w:r>
      <w:del w:id="1001" w:author="Author">
        <w:r w:rsidRPr="00565EF9" w:rsidDel="001949B9">
          <w:delText xml:space="preserve">process </w:delText>
        </w:r>
      </w:del>
      <w:r w:rsidRPr="00565EF9">
        <w:t>in</w:t>
      </w:r>
      <w:del w:id="1002" w:author="Author">
        <w:r w:rsidRPr="00565EF9">
          <w:delText>to</w:delText>
        </w:r>
      </w:del>
      <w:r w:rsidRPr="00565EF9">
        <w:t xml:space="preserve"> a personalized database service and used the RAG </w:t>
      </w:r>
      <w:del w:id="1003" w:author="Author">
        <w:r w:rsidRPr="00565EF9" w:rsidDel="001949B9">
          <w:delText xml:space="preserve">process </w:delText>
        </w:r>
      </w:del>
      <w:r w:rsidRPr="00565EF9">
        <w:t xml:space="preserve">to </w:t>
      </w:r>
      <w:del w:id="1004" w:author="Author">
        <w:r w:rsidRPr="00565EF9" w:rsidDel="001949B9">
          <w:delText xml:space="preserve">solve </w:delText>
        </w:r>
      </w:del>
      <w:ins w:id="1005" w:author="Author">
        <w:r w:rsidR="001949B9">
          <w:t>address</w:t>
        </w:r>
        <w:r w:rsidR="001949B9" w:rsidRPr="00565EF9">
          <w:t xml:space="preserve"> </w:t>
        </w:r>
      </w:ins>
      <w:r w:rsidRPr="00565EF9">
        <w:t xml:space="preserve">the problems of hallucinations, lack of updating, and unclear sources </w:t>
      </w:r>
      <w:ins w:id="1006" w:author="Author">
        <w:r w:rsidRPr="00565EF9">
          <w:t>in</w:t>
        </w:r>
        <w:r w:rsidR="001949B9">
          <w:t xml:space="preserve"> </w:t>
        </w:r>
        <w:commentRangeStart w:id="1007"/>
        <w:r w:rsidR="001949B9">
          <w:t>the</w:t>
        </w:r>
      </w:ins>
      <w:del w:id="1008" w:author="Author">
        <w:r w:rsidRPr="00565EF9">
          <w:delText>of</w:delText>
        </w:r>
      </w:del>
      <w:r w:rsidRPr="00565EF9">
        <w:t xml:space="preserve"> </w:t>
      </w:r>
      <w:del w:id="1009" w:author="Author">
        <w:r w:rsidRPr="00565EF9">
          <w:delText xml:space="preserve">the </w:delText>
        </w:r>
      </w:del>
      <w:r w:rsidRPr="00565EF9">
        <w:t>existing ChatGPT</w:t>
      </w:r>
      <w:ins w:id="1010" w:author="Author">
        <w:r w:rsidR="001949B9">
          <w:t xml:space="preserve"> model</w:t>
        </w:r>
      </w:ins>
      <w:r w:rsidR="00A17241">
        <w:t>.</w:t>
      </w:r>
      <w:commentRangeEnd w:id="1007"/>
      <w:r w:rsidR="001949B9">
        <w:rPr>
          <w:rStyle w:val="CommentReference"/>
          <w:rFonts w:eastAsia="SimSun"/>
          <w:noProof/>
          <w:snapToGrid/>
          <w:lang w:eastAsia="zh-CN" w:bidi="ar-SA"/>
        </w:rPr>
        <w:commentReference w:id="1007"/>
      </w:r>
    </w:p>
    <w:p w14:paraId="5D1A5AB9" w14:textId="0108C312" w:rsidR="00565EF9" w:rsidRPr="001F31D1" w:rsidRDefault="00565EF9" w:rsidP="00565EF9">
      <w:pPr>
        <w:pStyle w:val="MDPI22heading2"/>
        <w:spacing w:before="240"/>
      </w:pPr>
      <w:r>
        <w:t>2</w:t>
      </w:r>
      <w:r w:rsidRPr="001F31D1">
        <w:t>.</w:t>
      </w:r>
      <w:r>
        <w:t>2</w:t>
      </w:r>
      <w:r w:rsidRPr="001F31D1">
        <w:t xml:space="preserve">. </w:t>
      </w:r>
      <w:r w:rsidRPr="00565EF9">
        <w:t>Research on RAG</w:t>
      </w:r>
      <w:del w:id="1011" w:author="Author">
        <w:r w:rsidRPr="00565EF9" w:rsidDel="00045A92">
          <w:delText>s</w:delText>
        </w:r>
      </w:del>
    </w:p>
    <w:p w14:paraId="41B9F208" w14:textId="08E7194C" w:rsidR="00565EF9" w:rsidRPr="00565EF9" w:rsidDel="001949B9" w:rsidRDefault="00565EF9" w:rsidP="00565EF9">
      <w:pPr>
        <w:pStyle w:val="MDPI31text"/>
        <w:rPr>
          <w:del w:id="1012" w:author="Author"/>
        </w:rPr>
      </w:pPr>
      <w:r w:rsidRPr="00565EF9">
        <w:t>The typical process of a</w:t>
      </w:r>
      <w:ins w:id="1013" w:author="Author">
        <w:r w:rsidR="001949B9">
          <w:t>n</w:t>
        </w:r>
      </w:ins>
      <w:r w:rsidRPr="00565EF9">
        <w:t xml:space="preserve"> RAG </w:t>
      </w:r>
      <w:ins w:id="1014" w:author="Author">
        <w:r w:rsidR="001949B9">
          <w:t>and the differences between implementing LLM</w:t>
        </w:r>
        <w:r w:rsidR="00404EF7">
          <w:t>s</w:t>
        </w:r>
        <w:r w:rsidR="001949B9">
          <w:t xml:space="preserve"> with and without RAG </w:t>
        </w:r>
      </w:ins>
      <w:del w:id="1015" w:author="Author">
        <w:r w:rsidRPr="00565EF9" w:rsidDel="001949B9">
          <w:delText xml:space="preserve">is </w:delText>
        </w:r>
      </w:del>
      <w:ins w:id="1016" w:author="Author">
        <w:r w:rsidR="001949B9">
          <w:t>are</w:t>
        </w:r>
        <w:r w:rsidR="001949B9" w:rsidRPr="00565EF9">
          <w:t xml:space="preserve"> </w:t>
        </w:r>
      </w:ins>
      <w:r w:rsidRPr="00565EF9">
        <w:t>shown in Figure 1</w:t>
      </w:r>
      <w:del w:id="1017" w:author="Author">
        <w:r w:rsidRPr="00565EF9" w:rsidDel="001949B9">
          <w:delText>.</w:delText>
        </w:r>
      </w:del>
      <w:r w:rsidRPr="00565EF9">
        <w:t xml:space="preserve"> [13</w:t>
      </w:r>
      <w:ins w:id="1018" w:author="Author">
        <w:r w:rsidR="00983C70" w:rsidRPr="00983C70">
          <w:t>–</w:t>
        </w:r>
      </w:ins>
      <w:del w:id="1019" w:author="Author">
        <w:r w:rsidRPr="00565EF9" w:rsidDel="00983C70">
          <w:delText>,14,</w:delText>
        </w:r>
      </w:del>
      <w:r w:rsidRPr="00565EF9">
        <w:t>15]</w:t>
      </w:r>
      <w:ins w:id="1020" w:author="Author">
        <w:r w:rsidR="001949B9">
          <w:t>.</w:t>
        </w:r>
      </w:ins>
    </w:p>
    <w:p w14:paraId="57176530" w14:textId="4819B1DF" w:rsidR="00565EF9" w:rsidRDefault="001949B9" w:rsidP="00565EF9">
      <w:pPr>
        <w:pStyle w:val="MDPI31text"/>
      </w:pPr>
      <w:ins w:id="1021" w:author="Author">
        <w:r>
          <w:t xml:space="preserve"> </w:t>
        </w:r>
      </w:ins>
      <w:del w:id="1022" w:author="Author">
        <w:r w:rsidR="00565EF9" w:rsidRPr="00565EF9" w:rsidDel="001949B9">
          <w:delText xml:space="preserve">Suppose </w:delText>
        </w:r>
      </w:del>
      <w:ins w:id="1023" w:author="Author">
        <w:r>
          <w:t>Consider</w:t>
        </w:r>
        <w:r w:rsidRPr="00565EF9">
          <w:t xml:space="preserve"> </w:t>
        </w:r>
        <w:del w:id="1024" w:author="Author">
          <w:r w:rsidR="00565EF9" w:rsidRPr="00565EF9">
            <w:delText xml:space="preserve">that </w:delText>
          </w:r>
        </w:del>
      </w:ins>
      <w:r w:rsidR="00565EF9" w:rsidRPr="00565EF9">
        <w:t>a</w:t>
      </w:r>
      <w:ins w:id="1025" w:author="Author">
        <w:r>
          <w:t xml:space="preserve"> scenario wherein a</w:t>
        </w:r>
      </w:ins>
      <w:r w:rsidR="00565EF9" w:rsidRPr="00565EF9">
        <w:t xml:space="preserve"> user asks ChatGPT about the number of foreign students at a university. </w:t>
      </w:r>
      <w:ins w:id="1026" w:author="Author">
        <w:r w:rsidR="00565EF9" w:rsidRPr="00565EF9">
          <w:t>Because</w:t>
        </w:r>
      </w:ins>
      <w:del w:id="1027" w:author="Author">
        <w:r w:rsidR="00565EF9" w:rsidRPr="00565EF9">
          <w:delText>Since</w:delText>
        </w:r>
      </w:del>
      <w:r w:rsidR="00565EF9" w:rsidRPr="00565EF9">
        <w:t xml:space="preserve"> ChatGPT relies on pre</w:t>
      </w:r>
      <w:del w:id="1028" w:author="Author">
        <w:r w:rsidR="00565EF9" w:rsidRPr="00565EF9">
          <w:delText>-</w:delText>
        </w:r>
      </w:del>
      <w:r w:rsidR="00565EF9" w:rsidRPr="00565EF9">
        <w:t>trained data, it initially lacks the ability to provide</w:t>
      </w:r>
      <w:ins w:id="1029" w:author="Author">
        <w:r>
          <w:t xml:space="preserve"> the most recent</w:t>
        </w:r>
      </w:ins>
      <w:r w:rsidR="00565EF9" w:rsidRPr="00565EF9">
        <w:t xml:space="preserve"> </w:t>
      </w:r>
      <w:del w:id="1030" w:author="Author">
        <w:r w:rsidR="00565EF9" w:rsidRPr="00565EF9" w:rsidDel="001949B9">
          <w:delText>up</w:delText>
        </w:r>
      </w:del>
      <w:r w:rsidR="00565EF9" w:rsidRPr="00565EF9">
        <w:t>dat</w:t>
      </w:r>
      <w:ins w:id="1031" w:author="Author">
        <w:r>
          <w:t>a</w:t>
        </w:r>
      </w:ins>
      <w:del w:id="1032" w:author="Author">
        <w:r w:rsidR="00565EF9" w:rsidRPr="00565EF9" w:rsidDel="001949B9">
          <w:delText>es on recent developments</w:delText>
        </w:r>
      </w:del>
      <w:r w:rsidR="00565EF9" w:rsidRPr="00565EF9">
        <w:t xml:space="preserve">. As shown on the left side of Figure 1, </w:t>
      </w:r>
      <w:del w:id="1033" w:author="Author">
        <w:r w:rsidR="00565EF9" w:rsidRPr="00565EF9" w:rsidDel="001949B9">
          <w:delText xml:space="preserve">llm </w:delText>
        </w:r>
      </w:del>
      <w:ins w:id="1034" w:author="Author">
        <w:r>
          <w:t>it</w:t>
        </w:r>
        <w:r w:rsidRPr="00565EF9">
          <w:t xml:space="preserve"> </w:t>
        </w:r>
        <w:r w:rsidR="00565EF9" w:rsidRPr="00565EF9">
          <w:t>cannot</w:t>
        </w:r>
      </w:ins>
      <w:del w:id="1035" w:author="Author">
        <w:r w:rsidR="00565EF9" w:rsidRPr="00565EF9">
          <w:delText>is unable to</w:delText>
        </w:r>
      </w:del>
      <w:r w:rsidR="00565EF9" w:rsidRPr="00565EF9">
        <w:t xml:space="preserve"> </w:t>
      </w:r>
      <w:ins w:id="1036" w:author="Author">
        <w:r w:rsidR="00565EF9" w:rsidRPr="00565EF9">
          <w:t>provide</w:t>
        </w:r>
      </w:ins>
      <w:del w:id="1037" w:author="Author">
        <w:r w:rsidR="00565EF9" w:rsidRPr="00565EF9">
          <w:delText>answer</w:delText>
        </w:r>
      </w:del>
      <w:r w:rsidR="00565EF9" w:rsidRPr="00565EF9">
        <w:t xml:space="preserve"> the exact number and only outputs abstract </w:t>
      </w:r>
      <w:del w:id="1038" w:author="Author">
        <w:r w:rsidR="00565EF9" w:rsidRPr="00565EF9" w:rsidDel="001949B9">
          <w:delText>commands</w:delText>
        </w:r>
      </w:del>
      <w:ins w:id="1039" w:author="Author">
        <w:r>
          <w:t>information</w:t>
        </w:r>
      </w:ins>
      <w:r w:rsidR="00565EF9" w:rsidRPr="00565EF9">
        <w:t xml:space="preserve">. </w:t>
      </w:r>
      <w:ins w:id="1040" w:author="Author">
        <w:del w:id="1041" w:author="Author">
          <w:r w:rsidR="00565EF9" w:rsidRPr="00565EF9" w:rsidDel="001949B9">
            <w:delText>On</w:delText>
          </w:r>
        </w:del>
      </w:ins>
      <w:del w:id="1042" w:author="Author">
        <w:r w:rsidR="00565EF9" w:rsidRPr="00565EF9" w:rsidDel="001949B9">
          <w:delText>RAGs, on the other hand</w:delText>
        </w:r>
      </w:del>
      <w:ins w:id="1043" w:author="Author">
        <w:r>
          <w:t>By contrast</w:t>
        </w:r>
      </w:ins>
      <w:r w:rsidR="00565EF9" w:rsidRPr="00565EF9">
        <w:t xml:space="preserve">, </w:t>
      </w:r>
      <w:ins w:id="1044" w:author="Author">
        <w:r w:rsidR="00565EF9" w:rsidRPr="00565EF9">
          <w:t>RAG</w:t>
        </w:r>
        <w:del w:id="1045" w:author="Author">
          <w:r w:rsidR="00565EF9" w:rsidRPr="00565EF9" w:rsidDel="001949B9">
            <w:delText>s</w:delText>
          </w:r>
        </w:del>
        <w:r w:rsidR="00565EF9" w:rsidRPr="00565EF9">
          <w:t xml:space="preserve"> </w:t>
        </w:r>
        <w:r>
          <w:t>allows it to</w:t>
        </w:r>
      </w:ins>
      <w:del w:id="1046" w:author="Author">
        <w:r w:rsidR="00565EF9" w:rsidRPr="00565EF9" w:rsidDel="001949B9">
          <w:delText>can</w:delText>
        </w:r>
      </w:del>
      <w:r w:rsidR="00565EF9" w:rsidRPr="00565EF9">
        <w:t xml:space="preserve"> retrieve knowledge from external databases</w:t>
      </w:r>
      <w:ins w:id="1047" w:author="Author">
        <w:r w:rsidR="00565EF9" w:rsidRPr="00565EF9">
          <w:t xml:space="preserve">; </w:t>
        </w:r>
        <w:del w:id="1048" w:author="Author">
          <w:r w:rsidR="00565EF9" w:rsidRPr="00565EF9" w:rsidDel="005E19BE">
            <w:delText>thus</w:delText>
          </w:r>
        </w:del>
        <w:r w:rsidR="005E19BE">
          <w:t>therefore</w:t>
        </w:r>
        <w:r w:rsidR="00565EF9" w:rsidRPr="00565EF9">
          <w:t>,</w:t>
        </w:r>
      </w:ins>
      <w:del w:id="1049" w:author="Author">
        <w:r w:rsidR="00565EF9" w:rsidRPr="00565EF9">
          <w:delText>, so</w:delText>
        </w:r>
      </w:del>
      <w:r w:rsidR="00565EF9" w:rsidRPr="00565EF9">
        <w:t xml:space="preserve"> </w:t>
      </w:r>
      <w:del w:id="1050" w:author="Author">
        <w:r w:rsidR="00565EF9" w:rsidRPr="00565EF9" w:rsidDel="001949B9">
          <w:delText xml:space="preserve">they </w:delText>
        </w:r>
      </w:del>
      <w:ins w:id="1051" w:author="Author">
        <w:r>
          <w:t>it</w:t>
        </w:r>
        <w:r w:rsidRPr="00565EF9">
          <w:t xml:space="preserve"> </w:t>
        </w:r>
      </w:ins>
      <w:r w:rsidR="00565EF9" w:rsidRPr="00565EF9">
        <w:t xml:space="preserve">can </w:t>
      </w:r>
      <w:del w:id="1052" w:author="Author">
        <w:r w:rsidR="00565EF9" w:rsidRPr="00565EF9" w:rsidDel="001949B9">
          <w:delText xml:space="preserve">consult </w:delText>
        </w:r>
      </w:del>
      <w:ins w:id="1053" w:author="Author">
        <w:r>
          <w:t>refer to</w:t>
        </w:r>
        <w:r w:rsidRPr="00565EF9">
          <w:t xml:space="preserve"> </w:t>
        </w:r>
      </w:ins>
      <w:r w:rsidR="00565EF9" w:rsidRPr="00565EF9">
        <w:t>the university</w:t>
      </w:r>
      <w:del w:id="1054" w:author="Author">
        <w:r w:rsidR="00565EF9" w:rsidRPr="00565EF9" w:rsidDel="001949B9">
          <w:delText>'s</w:delText>
        </w:r>
      </w:del>
      <w:r w:rsidR="00565EF9" w:rsidRPr="00565EF9">
        <w:t xml:space="preserve"> database </w:t>
      </w:r>
      <w:del w:id="1055" w:author="Author">
        <w:r w:rsidR="00565EF9" w:rsidRPr="00565EF9" w:rsidDel="001949B9">
          <w:delText>related to the user's question</w:delText>
        </w:r>
      </w:del>
      <w:ins w:id="1056" w:author="Author">
        <w:del w:id="1057" w:author="Author">
          <w:r w:rsidR="00565EF9" w:rsidRPr="00565EF9" w:rsidDel="001949B9">
            <w:delText>s</w:delText>
          </w:r>
        </w:del>
      </w:ins>
      <w:del w:id="1058" w:author="Author">
        <w:r w:rsidR="00565EF9" w:rsidRPr="00565EF9" w:rsidDel="001949B9">
          <w:delText xml:space="preserve"> </w:delText>
        </w:r>
      </w:del>
      <w:r w:rsidR="00565EF9" w:rsidRPr="00565EF9">
        <w:t xml:space="preserve">and </w:t>
      </w:r>
      <w:ins w:id="1059" w:author="Author">
        <w:r>
          <w:t xml:space="preserve">provide the </w:t>
        </w:r>
      </w:ins>
      <w:del w:id="1060" w:author="Author">
        <w:r w:rsidR="00565EF9" w:rsidRPr="00565EF9" w:rsidDel="001949B9">
          <w:delText xml:space="preserve">answer with </w:delText>
        </w:r>
      </w:del>
      <w:r w:rsidR="00565EF9" w:rsidRPr="00565EF9">
        <w:t>exact number</w:t>
      </w:r>
      <w:del w:id="1061" w:author="Author">
        <w:r w:rsidR="00565EF9" w:rsidRPr="00565EF9" w:rsidDel="001949B9">
          <w:delText>s</w:delText>
        </w:r>
      </w:del>
      <w:r w:rsidR="00565EF9" w:rsidRPr="00565EF9">
        <w:t xml:space="preserve">. </w:t>
      </w:r>
      <w:del w:id="1062" w:author="Author">
        <w:r w:rsidR="00565EF9" w:rsidRPr="00565EF9" w:rsidDel="005E19BE">
          <w:delText xml:space="preserve">In this </w:delText>
        </w:r>
      </w:del>
      <w:ins w:id="1063" w:author="Author">
        <w:del w:id="1064" w:author="Author">
          <w:r w:rsidR="00565EF9" w:rsidRPr="00565EF9" w:rsidDel="005E19BE">
            <w:delText>manner</w:delText>
          </w:r>
        </w:del>
        <w:r w:rsidR="005E19BE">
          <w:t>Thus</w:t>
        </w:r>
      </w:ins>
      <w:del w:id="1065" w:author="Author">
        <w:r w:rsidR="00565EF9" w:rsidRPr="00565EF9">
          <w:delText>way</w:delText>
        </w:r>
      </w:del>
      <w:r w:rsidR="00565EF9" w:rsidRPr="00565EF9">
        <w:t xml:space="preserve">, </w:t>
      </w:r>
      <w:ins w:id="1066" w:author="Author">
        <w:del w:id="1067" w:author="Author">
          <w:r w:rsidR="00565EF9" w:rsidRPr="00565EF9">
            <w:delText xml:space="preserve">the </w:delText>
          </w:r>
        </w:del>
      </w:ins>
      <w:r w:rsidR="00565EF9" w:rsidRPr="00565EF9">
        <w:t>RAG improves</w:t>
      </w:r>
      <w:ins w:id="1068" w:author="Author">
        <w:r w:rsidR="005E19BE">
          <w:t xml:space="preserve"> the</w:t>
        </w:r>
      </w:ins>
      <w:r w:rsidR="00565EF9" w:rsidRPr="00565EF9">
        <w:t xml:space="preserve"> search performance</w:t>
      </w:r>
      <w:ins w:id="1069" w:author="Author">
        <w:r w:rsidR="005E19BE">
          <w:t xml:space="preserve"> of ChatGPT</w:t>
        </w:r>
      </w:ins>
      <w:r w:rsidR="00565EF9" w:rsidRPr="00565EF9">
        <w:t xml:space="preserve">, similar to providing </w:t>
      </w:r>
      <w:ins w:id="1070" w:author="Author">
        <w:del w:id="1071" w:author="Author">
          <w:r w:rsidR="00565EF9" w:rsidRPr="00565EF9" w:rsidDel="005E19BE">
            <w:delText xml:space="preserve">an </w:delText>
          </w:r>
        </w:del>
      </w:ins>
      <w:del w:id="1072" w:author="Author">
        <w:r w:rsidR="00565EF9" w:rsidRPr="00565EF9" w:rsidDel="005E19BE">
          <w:delText>LLM</w:delText>
        </w:r>
      </w:del>
      <w:ins w:id="1073" w:author="Author">
        <w:r w:rsidR="005E19BE">
          <w:t>it</w:t>
        </w:r>
      </w:ins>
      <w:r w:rsidR="00565EF9" w:rsidRPr="00565EF9">
        <w:t xml:space="preserve"> with a personalized textbook for information retrieval.</w:t>
      </w:r>
    </w:p>
    <w:p w14:paraId="3B834BD7" w14:textId="15921371" w:rsidR="00565EF9" w:rsidRDefault="00302C65" w:rsidP="00565EF9">
      <w:pPr>
        <w:pStyle w:val="MDPI52figure"/>
        <w:ind w:left="2608"/>
        <w:jc w:val="left"/>
        <w:rPr>
          <w:b/>
        </w:rPr>
      </w:pPr>
      <w:commentRangeStart w:id="1074"/>
      <w:r w:rsidRPr="00626B2A">
        <w:rPr>
          <w:rFonts w:ascii="Times New Roman" w:hAnsi="Times New Roman"/>
          <w:noProof/>
        </w:rPr>
        <w:lastRenderedPageBreak/>
        <w:drawing>
          <wp:inline distT="0" distB="0" distL="0" distR="0" wp14:anchorId="7B784058" wp14:editId="20008C9A">
            <wp:extent cx="3365500" cy="3236861"/>
            <wp:effectExtent l="0" t="0" r="0" b="1905"/>
            <wp:docPr id="134199521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95210" name="그림 1" descr="텍스트, 스크린샷, 폰트이(가) 표시된 사진&#10;&#10;자동 생성된 설명"/>
                    <pic:cNvPicPr/>
                  </pic:nvPicPr>
                  <pic:blipFill>
                    <a:blip r:embed="rId11"/>
                    <a:stretch>
                      <a:fillRect/>
                    </a:stretch>
                  </pic:blipFill>
                  <pic:spPr>
                    <a:xfrm>
                      <a:off x="0" y="0"/>
                      <a:ext cx="3386942" cy="3257484"/>
                    </a:xfrm>
                    <a:prstGeom prst="rect">
                      <a:avLst/>
                    </a:prstGeom>
                  </pic:spPr>
                </pic:pic>
              </a:graphicData>
            </a:graphic>
          </wp:inline>
        </w:drawing>
      </w:r>
      <w:commentRangeEnd w:id="1074"/>
      <w:r w:rsidR="003433EB">
        <w:rPr>
          <w:rStyle w:val="CommentReference"/>
          <w:rFonts w:eastAsia="SimSun"/>
          <w:noProof/>
          <w:snapToGrid/>
          <w:lang w:eastAsia="zh-CN" w:bidi="ar-SA"/>
        </w:rPr>
        <w:commentReference w:id="1074"/>
      </w:r>
    </w:p>
    <w:p w14:paraId="4FA2A5B7" w14:textId="6D7A59AC" w:rsidR="00565EF9" w:rsidRDefault="00565EF9" w:rsidP="00565EF9">
      <w:pPr>
        <w:pStyle w:val="MDPI51figurecaption"/>
      </w:pPr>
      <w:commentRangeStart w:id="1075"/>
      <w:r w:rsidRPr="00FA04F1">
        <w:rPr>
          <w:b/>
        </w:rPr>
        <w:t>Figure</w:t>
      </w:r>
      <w:commentRangeEnd w:id="1075"/>
      <w:r w:rsidR="00132E6E">
        <w:rPr>
          <w:rStyle w:val="CommentReference"/>
          <w:rFonts w:eastAsia="SimSun"/>
          <w:noProof/>
          <w:lang w:eastAsia="zh-CN" w:bidi="ar-SA"/>
        </w:rPr>
        <w:commentReference w:id="1075"/>
      </w:r>
      <w:r w:rsidRPr="00FA04F1">
        <w:rPr>
          <w:b/>
        </w:rPr>
        <w:t xml:space="preserve"> 1. </w:t>
      </w:r>
      <w:r w:rsidR="00302C65" w:rsidRPr="00302C65">
        <w:t>Difference between</w:t>
      </w:r>
      <w:ins w:id="1076" w:author="Author">
        <w:r w:rsidR="003433EB">
          <w:t xml:space="preserve"> the processing of</w:t>
        </w:r>
      </w:ins>
      <w:r w:rsidR="00302C65" w:rsidRPr="00302C65">
        <w:t xml:space="preserve"> </w:t>
      </w:r>
      <w:ins w:id="1077" w:author="Author">
        <w:r w:rsidR="003433EB">
          <w:t>a</w:t>
        </w:r>
        <w:r w:rsidR="0007355E">
          <w:t xml:space="preserve"> large language model (</w:t>
        </w:r>
      </w:ins>
      <w:r w:rsidR="00302C65" w:rsidRPr="00302C65">
        <w:t>LLM</w:t>
      </w:r>
      <w:ins w:id="1078" w:author="Author">
        <w:r w:rsidR="0007355E">
          <w:t>)</w:t>
        </w:r>
        <w:r w:rsidR="003433EB">
          <w:t xml:space="preserve"> with</w:t>
        </w:r>
      </w:ins>
      <w:r w:rsidR="00302C65" w:rsidRPr="00302C65">
        <w:t xml:space="preserve"> and</w:t>
      </w:r>
      <w:ins w:id="1079" w:author="Author">
        <w:r w:rsidR="003433EB">
          <w:t xml:space="preserve"> without</w:t>
        </w:r>
      </w:ins>
      <w:r w:rsidR="00302C65" w:rsidRPr="00302C65">
        <w:t xml:space="preserve"> </w:t>
      </w:r>
      <w:ins w:id="1080" w:author="Author">
        <w:r w:rsidR="0007355E" w:rsidRPr="0007355E">
          <w:t xml:space="preserve">retrieval augmented generation </w:t>
        </w:r>
        <w:r w:rsidR="0007355E">
          <w:t>(</w:t>
        </w:r>
      </w:ins>
      <w:r w:rsidR="00302C65" w:rsidRPr="00302C65">
        <w:t>RAG</w:t>
      </w:r>
      <w:ins w:id="1081" w:author="Author">
        <w:r w:rsidR="0007355E">
          <w:t>)</w:t>
        </w:r>
      </w:ins>
      <w:r>
        <w:t>.</w:t>
      </w:r>
    </w:p>
    <w:p w14:paraId="6210FA85" w14:textId="4A923D92" w:rsidR="00565EF9" w:rsidRPr="00565EF9" w:rsidRDefault="00565EF9" w:rsidP="00565EF9">
      <w:pPr>
        <w:pStyle w:val="MDPI31text"/>
      </w:pPr>
      <w:r w:rsidRPr="00565EF9">
        <w:t>Chen</w:t>
      </w:r>
      <w:del w:id="1082" w:author="Author">
        <w:r w:rsidRPr="00565EF9">
          <w:delText>, J.</w:delText>
        </w:r>
      </w:del>
      <w:r w:rsidRPr="00565EF9">
        <w:t xml:space="preserve"> et al</w:t>
      </w:r>
      <w:ins w:id="1083" w:author="Author">
        <w:r w:rsidRPr="00565EF9">
          <w:t>.</w:t>
        </w:r>
      </w:ins>
      <w:r w:rsidRPr="00565EF9">
        <w:t xml:space="preserve"> [15] analyze</w:t>
      </w:r>
      <w:ins w:id="1084" w:author="Author">
        <w:r w:rsidRPr="00565EF9">
          <w:t>d</w:t>
        </w:r>
      </w:ins>
      <w:r w:rsidRPr="00565EF9">
        <w:t xml:space="preserve"> the </w:t>
      </w:r>
      <w:ins w:id="1085" w:author="Author">
        <w:r w:rsidR="003433EB">
          <w:t xml:space="preserve">various </w:t>
        </w:r>
      </w:ins>
      <w:r w:rsidRPr="00565EF9">
        <w:t xml:space="preserve">components of </w:t>
      </w:r>
      <w:commentRangeStart w:id="1086"/>
      <w:del w:id="1087" w:author="Author">
        <w:r w:rsidRPr="00565EF9" w:rsidDel="003433EB">
          <w:delText>Retrieval-Augmented Generation (</w:delText>
        </w:r>
      </w:del>
      <w:r w:rsidRPr="00565EF9">
        <w:t>RAG</w:t>
      </w:r>
      <w:commentRangeEnd w:id="1086"/>
      <w:r w:rsidR="003433EB">
        <w:rPr>
          <w:rStyle w:val="CommentReference"/>
          <w:rFonts w:eastAsia="SimSun"/>
          <w:noProof/>
          <w:snapToGrid/>
          <w:lang w:eastAsia="zh-CN" w:bidi="ar-SA"/>
        </w:rPr>
        <w:commentReference w:id="1086"/>
      </w:r>
      <w:del w:id="1088" w:author="Author">
        <w:r w:rsidRPr="00565EF9" w:rsidDel="003433EB">
          <w:delText>), a technique that uses an external knowledge base to supplement the context of a large language model (LLM) and generate responses.</w:delText>
        </w:r>
      </w:del>
      <w:ins w:id="1089" w:author="Author">
        <w:r w:rsidR="003433EB">
          <w:t>.</w:t>
        </w:r>
      </w:ins>
      <w:r w:rsidRPr="00565EF9">
        <w:t xml:space="preserve"> </w:t>
      </w:r>
      <w:ins w:id="1090" w:author="Author">
        <w:r w:rsidR="003433EB">
          <w:t xml:space="preserve">Recently, </w:t>
        </w:r>
        <w:del w:id="1091" w:author="Author">
          <w:r w:rsidRPr="00565EF9">
            <w:delText xml:space="preserve">The </w:delText>
          </w:r>
        </w:del>
      </w:ins>
      <w:del w:id="1092" w:author="Author">
        <w:r w:rsidRPr="00565EF9" w:rsidDel="003433EB">
          <w:delText xml:space="preserve">RAG has seen the emergence of a </w:delText>
        </w:r>
      </w:del>
      <w:r w:rsidRPr="00565EF9">
        <w:t xml:space="preserve">modular RAG </w:t>
      </w:r>
      <w:del w:id="1093" w:author="Author">
        <w:r w:rsidRPr="00565EF9" w:rsidDel="003433EB">
          <w:delText xml:space="preserve">paradigm </w:delText>
        </w:r>
      </w:del>
      <w:ins w:id="1094" w:author="Author">
        <w:r w:rsidR="003433EB">
          <w:t>techniques</w:t>
        </w:r>
        <w:r w:rsidR="003433EB" w:rsidRPr="00565EF9">
          <w:t xml:space="preserve"> </w:t>
        </w:r>
      </w:ins>
      <w:r w:rsidRPr="00565EF9">
        <w:t xml:space="preserve">that </w:t>
      </w:r>
      <w:del w:id="1095" w:author="Author">
        <w:r w:rsidRPr="00565EF9" w:rsidDel="003433EB">
          <w:delText>provides more</w:delText>
        </w:r>
      </w:del>
      <w:ins w:id="1096" w:author="Author">
        <w:r w:rsidR="003433EB">
          <w:t>increase the</w:t>
        </w:r>
      </w:ins>
      <w:r w:rsidRPr="00565EF9">
        <w:t xml:space="preserve"> flexibility </w:t>
      </w:r>
      <w:del w:id="1097" w:author="Author">
        <w:r w:rsidRPr="00565EF9" w:rsidDel="003433EB">
          <w:delText xml:space="preserve">to </w:delText>
        </w:r>
      </w:del>
      <w:ins w:id="1098" w:author="Author">
        <w:r w:rsidR="003433EB">
          <w:t>of</w:t>
        </w:r>
        <w:r w:rsidR="003433EB" w:rsidRPr="00565EF9">
          <w:t xml:space="preserve"> </w:t>
        </w:r>
      </w:ins>
      <w:del w:id="1099" w:author="Author">
        <w:r w:rsidRPr="00565EF9" w:rsidDel="003433EB">
          <w:delText xml:space="preserve">the </w:delText>
        </w:r>
      </w:del>
      <w:r w:rsidRPr="00565EF9">
        <w:t xml:space="preserve">RAG </w:t>
      </w:r>
      <w:del w:id="1100" w:author="Author">
        <w:r w:rsidRPr="00565EF9" w:rsidDel="003433EB">
          <w:delText xml:space="preserve">process with new modules </w:delText>
        </w:r>
      </w:del>
      <w:r w:rsidRPr="00565EF9">
        <w:t>by incorporating</w:t>
      </w:r>
      <w:ins w:id="1101" w:author="Author">
        <w:r w:rsidR="003433EB">
          <w:t xml:space="preserve"> </w:t>
        </w:r>
        <w:r w:rsidR="003433EB" w:rsidRPr="00565EF9">
          <w:t>new modules</w:t>
        </w:r>
      </w:ins>
      <w:r w:rsidRPr="00565EF9">
        <w:t xml:space="preserve"> </w:t>
      </w:r>
      <w:ins w:id="1102" w:author="Author">
        <w:r w:rsidR="003433EB">
          <w:t xml:space="preserve">and </w:t>
        </w:r>
      </w:ins>
      <w:r w:rsidRPr="00565EF9">
        <w:t>other techniques such as fine-tuning</w:t>
      </w:r>
      <w:ins w:id="1103" w:author="Author">
        <w:r w:rsidR="003433EB">
          <w:t xml:space="preserve"> has emerged</w:t>
        </w:r>
      </w:ins>
      <w:r w:rsidRPr="00565EF9">
        <w:t xml:space="preserve">. </w:t>
      </w:r>
      <w:del w:id="1104" w:author="Author">
        <w:r w:rsidRPr="00565EF9" w:rsidDel="003433EB">
          <w:delText>As an</w:delText>
        </w:r>
      </w:del>
      <w:ins w:id="1105" w:author="Author">
        <w:r w:rsidR="003433EB">
          <w:t>For</w:t>
        </w:r>
      </w:ins>
      <w:r w:rsidRPr="00565EF9">
        <w:t xml:space="preserve"> example, the implementation </w:t>
      </w:r>
      <w:del w:id="1106" w:author="Author">
        <w:r w:rsidRPr="00565EF9" w:rsidDel="003433EB">
          <w:delText xml:space="preserve">process </w:delText>
        </w:r>
      </w:del>
      <w:r w:rsidRPr="00565EF9">
        <w:t xml:space="preserve">and </w:t>
      </w:r>
      <w:ins w:id="1107" w:author="Author">
        <w:del w:id="1108" w:author="Author">
          <w:r w:rsidRPr="00565EF9" w:rsidDel="003433EB">
            <w:delText xml:space="preserve">the </w:delText>
          </w:r>
        </w:del>
      </w:ins>
      <w:r w:rsidRPr="00565EF9">
        <w:t xml:space="preserve">advantages and disadvantages of </w:t>
      </w:r>
      <w:del w:id="1109" w:author="Author">
        <w:r w:rsidRPr="00565EF9" w:rsidDel="003433EB">
          <w:delText xml:space="preserve">each model of </w:delText>
        </w:r>
      </w:del>
      <w:r w:rsidRPr="00565EF9">
        <w:t>naive</w:t>
      </w:r>
      <w:del w:id="1110" w:author="Author">
        <w:r w:rsidRPr="00565EF9" w:rsidDel="003433EB">
          <w:delText xml:space="preserve"> RAG</w:delText>
        </w:r>
      </w:del>
      <w:r w:rsidRPr="00565EF9">
        <w:t>, advanced</w:t>
      </w:r>
      <w:del w:id="1111" w:author="Author">
        <w:r w:rsidRPr="00565EF9" w:rsidDel="003433EB">
          <w:delText xml:space="preserve"> RAG</w:delText>
        </w:r>
      </w:del>
      <w:r w:rsidRPr="00565EF9">
        <w:t xml:space="preserve">, and modular RAG </w:t>
      </w:r>
      <w:ins w:id="1112" w:author="Author">
        <w:r w:rsidR="003433EB">
          <w:t xml:space="preserve">models </w:t>
        </w:r>
        <w:r w:rsidRPr="00565EF9">
          <w:t>we</w:t>
        </w:r>
      </w:ins>
      <w:del w:id="1113" w:author="Author">
        <w:r w:rsidRPr="00565EF9">
          <w:delText>a</w:delText>
        </w:r>
      </w:del>
      <w:r w:rsidRPr="00565EF9">
        <w:t xml:space="preserve">re analyzed </w:t>
      </w:r>
      <w:del w:id="1114" w:author="Author">
        <w:r w:rsidRPr="00565EF9" w:rsidDel="003433EB">
          <w:delText xml:space="preserve">to provide a reference </w:delText>
        </w:r>
      </w:del>
      <w:r w:rsidRPr="00565EF9">
        <w:t xml:space="preserve">for </w:t>
      </w:r>
      <w:ins w:id="1115" w:author="Author">
        <w:r w:rsidRPr="00565EF9">
          <w:t xml:space="preserve">RAG </w:t>
        </w:r>
      </w:ins>
      <w:r w:rsidRPr="00565EF9">
        <w:t>applications</w:t>
      </w:r>
      <w:del w:id="1116" w:author="Author">
        <w:r w:rsidRPr="00565EF9">
          <w:delText xml:space="preserve"> of RAG</w:delText>
        </w:r>
      </w:del>
      <w:r w:rsidRPr="00565EF9">
        <w:t>.</w:t>
      </w:r>
    </w:p>
    <w:p w14:paraId="4067B0A2" w14:textId="1930C31B" w:rsidR="00565EF9" w:rsidRPr="00565EF9" w:rsidRDefault="00565EF9" w:rsidP="00565EF9">
      <w:pPr>
        <w:pStyle w:val="MDPI31text"/>
      </w:pPr>
      <w:r w:rsidRPr="00565EF9">
        <w:t>Zhao</w:t>
      </w:r>
      <w:del w:id="1117" w:author="Author">
        <w:r w:rsidRPr="00565EF9">
          <w:delText>, P.</w:delText>
        </w:r>
      </w:del>
      <w:r w:rsidRPr="00565EF9">
        <w:t xml:space="preserve"> et al</w:t>
      </w:r>
      <w:ins w:id="1118" w:author="Author">
        <w:r w:rsidRPr="00565EF9">
          <w:t>.</w:t>
        </w:r>
      </w:ins>
      <w:r w:rsidRPr="00565EF9">
        <w:t xml:space="preserve"> [16] introduce</w:t>
      </w:r>
      <w:ins w:id="1119" w:author="Author">
        <w:r w:rsidRPr="00565EF9">
          <w:t>d</w:t>
        </w:r>
      </w:ins>
      <w:r w:rsidRPr="00565EF9">
        <w:t xml:space="preserve"> practical </w:t>
      </w:r>
      <w:ins w:id="1120" w:author="Author">
        <w:r w:rsidR="00F40BC1">
          <w:t xml:space="preserve">RAG </w:t>
        </w:r>
      </w:ins>
      <w:r w:rsidRPr="00565EF9">
        <w:t xml:space="preserve">applications and benchmarks </w:t>
      </w:r>
      <w:ins w:id="1121" w:author="Author">
        <w:del w:id="1122" w:author="Author">
          <w:r w:rsidRPr="00565EF9" w:rsidDel="00F40BC1">
            <w:delText>for</w:delText>
          </w:r>
        </w:del>
      </w:ins>
      <w:del w:id="1123" w:author="Author">
        <w:r w:rsidRPr="00565EF9" w:rsidDel="00F40BC1">
          <w:delText xml:space="preserve">of RAG </w:delText>
        </w:r>
      </w:del>
      <w:r w:rsidRPr="00565EF9">
        <w:t>by categorizing the fundamental process</w:t>
      </w:r>
      <w:ins w:id="1124" w:author="Author">
        <w:r w:rsidRPr="00565EF9">
          <w:t>es</w:t>
        </w:r>
      </w:ins>
      <w:r w:rsidRPr="00565EF9">
        <w:t xml:space="preserve"> of RAG </w:t>
      </w:r>
      <w:del w:id="1125" w:author="Author">
        <w:r w:rsidRPr="00565EF9" w:rsidDel="00F40BC1">
          <w:delText xml:space="preserve">technology </w:delText>
        </w:r>
      </w:del>
      <w:r w:rsidRPr="00565EF9">
        <w:t xml:space="preserve">and </w:t>
      </w:r>
      <w:del w:id="1126" w:author="Author">
        <w:r w:rsidRPr="00565EF9" w:rsidDel="00297A75">
          <w:delText xml:space="preserve">surveying </w:delText>
        </w:r>
      </w:del>
      <w:ins w:id="1127" w:author="Author">
        <w:r w:rsidR="00297A75">
          <w:t>investigating</w:t>
        </w:r>
        <w:r w:rsidR="00297A75" w:rsidRPr="00565EF9">
          <w:t xml:space="preserve"> </w:t>
        </w:r>
      </w:ins>
      <w:r w:rsidRPr="00565EF9">
        <w:t>various search</w:t>
      </w:r>
      <w:ins w:id="1128" w:author="Author">
        <w:r w:rsidR="00297A75">
          <w:t>-</w:t>
        </w:r>
      </w:ins>
      <w:del w:id="1129" w:author="Author">
        <w:r w:rsidRPr="00565EF9">
          <w:delText>er</w:delText>
        </w:r>
      </w:del>
      <w:r w:rsidRPr="00565EF9">
        <w:t xml:space="preserve"> and generator</w:t>
      </w:r>
      <w:ins w:id="1130" w:author="Author">
        <w:r w:rsidR="00297A75">
          <w:t>-</w:t>
        </w:r>
      </w:ins>
      <w:del w:id="1131" w:author="Author">
        <w:r w:rsidRPr="00565EF9" w:rsidDel="00297A75">
          <w:delText xml:space="preserve"> </w:delText>
        </w:r>
      </w:del>
      <w:r w:rsidRPr="00565EF9">
        <w:t>augmentation methodologies. They investigate</w:t>
      </w:r>
      <w:ins w:id="1132" w:author="Author">
        <w:r w:rsidRPr="00565EF9">
          <w:t>d</w:t>
        </w:r>
      </w:ins>
      <w:r w:rsidRPr="00565EF9">
        <w:t xml:space="preserve"> the impact of search augmentation </w:t>
      </w:r>
      <w:del w:id="1133" w:author="Author">
        <w:r w:rsidRPr="00565EF9">
          <w:delText xml:space="preserve">generation </w:delText>
        </w:r>
      </w:del>
      <w:r w:rsidRPr="00565EF9">
        <w:t xml:space="preserve">on </w:t>
      </w:r>
      <w:del w:id="1134" w:author="Author">
        <w:r w:rsidRPr="00565EF9" w:rsidDel="00A07FBC">
          <w:delText>large-scale language models</w:delText>
        </w:r>
      </w:del>
      <w:ins w:id="1135" w:author="Author">
        <w:r w:rsidR="00A07FBC">
          <w:t>LLMs</w:t>
        </w:r>
        <w:r w:rsidRPr="00565EF9">
          <w:t xml:space="preserve"> and</w:t>
        </w:r>
      </w:ins>
      <w:del w:id="1136" w:author="Author">
        <w:r w:rsidRPr="00565EF9">
          <w:delText>,</w:delText>
        </w:r>
      </w:del>
      <w:r w:rsidRPr="00565EF9">
        <w:t xml:space="preserve"> analyz</w:t>
      </w:r>
      <w:ins w:id="1137" w:author="Author">
        <w:r w:rsidRPr="00565EF9">
          <w:t>ed</w:t>
        </w:r>
      </w:ins>
      <w:del w:id="1138" w:author="Author">
        <w:r w:rsidRPr="00565EF9">
          <w:delText>ing</w:delText>
        </w:r>
      </w:del>
      <w:r w:rsidRPr="00565EF9">
        <w:t xml:space="preserve"> the</w:t>
      </w:r>
      <w:ins w:id="1139" w:author="Author">
        <w:r w:rsidR="00A07FBC">
          <w:t xml:space="preserve"> RAG</w:t>
        </w:r>
      </w:ins>
      <w:r w:rsidRPr="00565EF9">
        <w:t xml:space="preserve"> performance </w:t>
      </w:r>
      <w:del w:id="1140" w:author="Author">
        <w:r w:rsidRPr="00565EF9" w:rsidDel="00A07FBC">
          <w:delText xml:space="preserve">of RAG </w:delText>
        </w:r>
      </w:del>
      <w:ins w:id="1141" w:author="Author">
        <w:r w:rsidRPr="00565EF9">
          <w:t>in terms of</w:t>
        </w:r>
      </w:ins>
      <w:del w:id="1142" w:author="Author">
        <w:r w:rsidRPr="00565EF9">
          <w:delText>on</w:delText>
        </w:r>
      </w:del>
      <w:r w:rsidRPr="00565EF9">
        <w:t xml:space="preserve"> noise</w:t>
      </w:r>
      <w:del w:id="1143" w:author="Author">
        <w:r w:rsidRPr="00565EF9">
          <w:delText xml:space="preserve"> robustness</w:delText>
        </w:r>
      </w:del>
      <w:r w:rsidRPr="00565EF9">
        <w:t xml:space="preserve">, negative rejection, information integration, and semantic robustness. </w:t>
      </w:r>
      <w:commentRangeStart w:id="1144"/>
      <w:r w:rsidRPr="00565EF9">
        <w:t xml:space="preserve">We </w:t>
      </w:r>
      <w:commentRangeEnd w:id="1144"/>
      <w:r w:rsidR="00297A75">
        <w:rPr>
          <w:rStyle w:val="CommentReference"/>
          <w:rFonts w:eastAsia="SimSun"/>
          <w:noProof/>
          <w:snapToGrid/>
          <w:lang w:eastAsia="zh-CN" w:bidi="ar-SA"/>
        </w:rPr>
        <w:commentReference w:id="1144"/>
      </w:r>
      <w:r w:rsidRPr="00565EF9">
        <w:t>experiment</w:t>
      </w:r>
      <w:ins w:id="1145" w:author="Author">
        <w:r w:rsidRPr="00565EF9">
          <w:t>ed</w:t>
        </w:r>
      </w:ins>
      <w:r w:rsidRPr="00565EF9">
        <w:t xml:space="preserve"> </w:t>
      </w:r>
      <w:ins w:id="1146" w:author="Author">
        <w:r w:rsidRPr="00565EF9">
          <w:t>with</w:t>
        </w:r>
      </w:ins>
      <w:del w:id="1147" w:author="Author">
        <w:r w:rsidRPr="00565EF9">
          <w:delText>on</w:delText>
        </w:r>
      </w:del>
      <w:r w:rsidRPr="00565EF9">
        <w:t xml:space="preserve"> four separate </w:t>
      </w:r>
      <w:proofErr w:type="gramStart"/>
      <w:r w:rsidRPr="00565EF9">
        <w:t>test</w:t>
      </w:r>
      <w:proofErr w:type="gramEnd"/>
      <w:ins w:id="1148" w:author="Author">
        <w:del w:id="1149" w:author="Author">
          <w:r w:rsidRPr="00565EF9">
            <w:delText xml:space="preserve"> </w:delText>
          </w:r>
        </w:del>
      </w:ins>
      <w:r w:rsidRPr="00565EF9">
        <w:t>beds based on the aforementioned basic capabilities for evaluating RAG in English and Chinese. The results show</w:t>
      </w:r>
      <w:ins w:id="1150" w:author="Author">
        <w:r w:rsidR="00297A75">
          <w:t>ed</w:t>
        </w:r>
      </w:ins>
      <w:r w:rsidRPr="00565EF9">
        <w:t xml:space="preserve"> that LLM</w:t>
      </w:r>
      <w:ins w:id="1151" w:author="Author">
        <w:r w:rsidR="00297A75">
          <w:t>s</w:t>
        </w:r>
      </w:ins>
      <w:r w:rsidRPr="00565EF9">
        <w:t xml:space="preserve"> exhibit</w:t>
      </w:r>
      <w:del w:id="1152" w:author="Author">
        <w:r w:rsidRPr="00565EF9" w:rsidDel="00297A75">
          <w:delText>s</w:delText>
        </w:r>
      </w:del>
      <w:r w:rsidRPr="00565EF9">
        <w:t xml:space="preserve"> a certain level of noise robustness</w:t>
      </w:r>
      <w:del w:id="1153" w:author="Author">
        <w:r w:rsidRPr="00565EF9">
          <w:delText>,</w:delText>
        </w:r>
      </w:del>
      <w:r w:rsidRPr="00565EF9">
        <w:t xml:space="preserve"> but still suffer</w:t>
      </w:r>
      <w:del w:id="1154" w:author="Author">
        <w:r w:rsidRPr="00565EF9" w:rsidDel="00297A75">
          <w:delText>s</w:delText>
        </w:r>
      </w:del>
      <w:r w:rsidRPr="00565EF9">
        <w:t xml:space="preserve"> from significant difficulties </w:t>
      </w:r>
      <w:del w:id="1155" w:author="Author">
        <w:r w:rsidRPr="00565EF9" w:rsidDel="00297A75">
          <w:delText>in terms of</w:delText>
        </w:r>
      </w:del>
      <w:ins w:id="1156" w:author="Author">
        <w:r w:rsidR="00297A75">
          <w:t>in</w:t>
        </w:r>
      </w:ins>
      <w:r w:rsidRPr="00565EF9">
        <w:t xml:space="preserve"> negative rejection, information integration, and </w:t>
      </w:r>
      <w:ins w:id="1157" w:author="Author">
        <w:r w:rsidR="00297A75" w:rsidRPr="00565EF9">
          <w:t xml:space="preserve">handling </w:t>
        </w:r>
      </w:ins>
      <w:r w:rsidRPr="00565EF9">
        <w:t>false information</w:t>
      </w:r>
      <w:del w:id="1158" w:author="Author">
        <w:r w:rsidRPr="00565EF9" w:rsidDel="00297A75">
          <w:delText xml:space="preserve"> handling</w:delText>
        </w:r>
      </w:del>
      <w:r w:rsidRPr="00565EF9">
        <w:t xml:space="preserve">. These results suggest the need for </w:t>
      </w:r>
      <w:ins w:id="1159" w:author="Author">
        <w:del w:id="1160" w:author="Author">
          <w:r w:rsidRPr="00565EF9" w:rsidDel="00297A75">
            <w:delText xml:space="preserve">a </w:delText>
          </w:r>
        </w:del>
      </w:ins>
      <w:del w:id="1161" w:author="Author">
        <w:r w:rsidRPr="00565EF9" w:rsidDel="00297A75">
          <w:delText>deeper design of</w:delText>
        </w:r>
      </w:del>
      <w:ins w:id="1162" w:author="Author">
        <w:r w:rsidR="00297A75">
          <w:t>designing</w:t>
        </w:r>
      </w:ins>
      <w:r w:rsidRPr="00565EF9">
        <w:t xml:space="preserve"> applications </w:t>
      </w:r>
      <w:ins w:id="1163" w:author="Author">
        <w:r w:rsidR="00297A75">
          <w:t xml:space="preserve">more deeply </w:t>
        </w:r>
      </w:ins>
      <w:r w:rsidRPr="00565EF9">
        <w:t xml:space="preserve">and </w:t>
      </w:r>
      <w:ins w:id="1164" w:author="Author">
        <w:del w:id="1165" w:author="Author">
          <w:r w:rsidRPr="00565EF9">
            <w:delText xml:space="preserve">the </w:delText>
          </w:r>
        </w:del>
      </w:ins>
      <w:del w:id="1166" w:author="Author">
        <w:r w:rsidRPr="00565EF9" w:rsidDel="00297A75">
          <w:delText>utilization</w:delText>
        </w:r>
      </w:del>
      <w:ins w:id="1167" w:author="Author">
        <w:r w:rsidR="00297A75">
          <w:t>using</w:t>
        </w:r>
      </w:ins>
      <w:del w:id="1168" w:author="Author">
        <w:r w:rsidRPr="00565EF9" w:rsidDel="00297A75">
          <w:delText xml:space="preserve"> of</w:delText>
        </w:r>
      </w:del>
      <w:r w:rsidRPr="00565EF9">
        <w:t xml:space="preserve"> databases </w:t>
      </w:r>
      <w:ins w:id="1169" w:author="Author">
        <w:r w:rsidRPr="00565EF9">
          <w:t>to</w:t>
        </w:r>
      </w:ins>
      <w:del w:id="1170" w:author="Author">
        <w:r w:rsidRPr="00565EF9">
          <w:delText>that can</w:delText>
        </w:r>
      </w:del>
      <w:r w:rsidRPr="00565EF9">
        <w:t xml:space="preserve"> enhance the benefits of RAG. </w:t>
      </w:r>
      <w:commentRangeStart w:id="1171"/>
      <w:r w:rsidRPr="00565EF9">
        <w:t xml:space="preserve">In this </w:t>
      </w:r>
      <w:ins w:id="1172" w:author="Author">
        <w:r w:rsidRPr="00565EF9">
          <w:t>study</w:t>
        </w:r>
      </w:ins>
      <w:del w:id="1173" w:author="Author">
        <w:r w:rsidRPr="00565EF9">
          <w:delText>paper</w:delText>
        </w:r>
      </w:del>
      <w:r w:rsidRPr="00565EF9">
        <w:t xml:space="preserve">, we </w:t>
      </w:r>
      <w:commentRangeEnd w:id="1171"/>
      <w:r w:rsidR="00297A75">
        <w:rPr>
          <w:rStyle w:val="CommentReference"/>
          <w:rFonts w:eastAsia="SimSun"/>
          <w:noProof/>
          <w:snapToGrid/>
          <w:lang w:eastAsia="zh-CN" w:bidi="ar-SA"/>
        </w:rPr>
        <w:commentReference w:id="1171"/>
      </w:r>
      <w:r w:rsidRPr="00565EF9">
        <w:t>implement</w:t>
      </w:r>
      <w:ins w:id="1174" w:author="Author">
        <w:r w:rsidRPr="00565EF9">
          <w:t>ed</w:t>
        </w:r>
      </w:ins>
      <w:r w:rsidRPr="00565EF9">
        <w:t xml:space="preserve"> an application system that can </w:t>
      </w:r>
      <w:del w:id="1175" w:author="Author">
        <w:r w:rsidRPr="00565EF9" w:rsidDel="00297A75">
          <w:delText>take full</w:delText>
        </w:r>
      </w:del>
      <w:ins w:id="1176" w:author="Author">
        <w:r w:rsidR="00297A75">
          <w:t>fully leverage</w:t>
        </w:r>
      </w:ins>
      <w:r w:rsidRPr="00565EF9">
        <w:t xml:space="preserve"> </w:t>
      </w:r>
      <w:del w:id="1177" w:author="Author">
        <w:r w:rsidRPr="00565EF9" w:rsidDel="00297A75">
          <w:delText xml:space="preserve">advantage of the advantages of </w:delText>
        </w:r>
      </w:del>
      <w:r w:rsidRPr="00565EF9">
        <w:t>RAG by building and retrieving personalized information.</w:t>
      </w:r>
    </w:p>
    <w:p w14:paraId="64F01B67" w14:textId="3BCDEA79" w:rsidR="00565EF9" w:rsidRPr="00565EF9" w:rsidRDefault="00565EF9" w:rsidP="00565EF9">
      <w:pPr>
        <w:pStyle w:val="MDPI31text"/>
      </w:pPr>
      <w:r w:rsidRPr="00565EF9">
        <w:t>Xia</w:t>
      </w:r>
      <w:del w:id="1178" w:author="Author">
        <w:r w:rsidRPr="00565EF9">
          <w:delText>, Y.</w:delText>
        </w:r>
      </w:del>
      <w:r w:rsidRPr="00565EF9">
        <w:t xml:space="preserve"> et al</w:t>
      </w:r>
      <w:ins w:id="1179" w:author="Author">
        <w:r w:rsidRPr="00565EF9">
          <w:t>.</w:t>
        </w:r>
      </w:ins>
      <w:r w:rsidRPr="00565EF9">
        <w:t xml:space="preserve"> [17] integrated </w:t>
      </w:r>
      <w:del w:id="1180" w:author="Author">
        <w:r w:rsidRPr="00565EF9" w:rsidDel="007B14B6">
          <w:delText xml:space="preserve">two technology paradigms, </w:delText>
        </w:r>
      </w:del>
      <w:r w:rsidRPr="00565EF9">
        <w:t>domain refinement and</w:t>
      </w:r>
      <w:del w:id="1181" w:author="Author">
        <w:r w:rsidRPr="00565EF9" w:rsidDel="007B14B6">
          <w:delText xml:space="preserve"> retrieval augmentation generation (RAG)</w:delText>
        </w:r>
      </w:del>
      <w:ins w:id="1182" w:author="Author">
        <w:r w:rsidR="007B14B6">
          <w:t xml:space="preserve"> RAG</w:t>
        </w:r>
      </w:ins>
      <w:del w:id="1183" w:author="Author">
        <w:r w:rsidRPr="00565EF9" w:rsidDel="007B14B6">
          <w:delText xml:space="preserve">, </w:delText>
        </w:r>
      </w:del>
      <w:ins w:id="1184" w:author="Author">
        <w:r w:rsidR="007B14B6">
          <w:t xml:space="preserve"> </w:t>
        </w:r>
      </w:ins>
      <w:r w:rsidRPr="00565EF9">
        <w:t xml:space="preserve">to implement a QA method for providing accurate information on typhoon disasters. </w:t>
      </w:r>
      <w:del w:id="1185" w:author="Author">
        <w:r w:rsidRPr="00565EF9" w:rsidDel="001F3F5E">
          <w:delText>This study</w:delText>
        </w:r>
      </w:del>
      <w:ins w:id="1186" w:author="Author">
        <w:r w:rsidR="001F3F5E">
          <w:t>They</w:t>
        </w:r>
      </w:ins>
      <w:r w:rsidRPr="00565EF9">
        <w:t xml:space="preserve"> trained the </w:t>
      </w:r>
      <w:commentRangeStart w:id="1187"/>
      <w:r w:rsidRPr="00565EF9">
        <w:t xml:space="preserve">T5 </w:t>
      </w:r>
      <w:del w:id="1188" w:author="Author">
        <w:r w:rsidRPr="00565EF9" w:rsidDel="001F3F5E">
          <w:delText>language model</w:delText>
        </w:r>
      </w:del>
      <w:ins w:id="1189" w:author="Author">
        <w:r w:rsidR="001F3F5E">
          <w:t>LLM</w:t>
        </w:r>
      </w:ins>
      <w:r w:rsidRPr="00565EF9">
        <w:t xml:space="preserve"> </w:t>
      </w:r>
      <w:commentRangeEnd w:id="1187"/>
      <w:r w:rsidR="001F3F5E">
        <w:rPr>
          <w:rStyle w:val="CommentReference"/>
          <w:rFonts w:eastAsia="SimSun"/>
          <w:noProof/>
          <w:snapToGrid/>
          <w:lang w:eastAsia="zh-CN" w:bidi="ar-SA"/>
        </w:rPr>
        <w:commentReference w:id="1187"/>
      </w:r>
      <w:r w:rsidRPr="00565EF9">
        <w:t>on typhoon disaster</w:t>
      </w:r>
      <w:ins w:id="1190" w:author="Author">
        <w:del w:id="1191" w:author="Author">
          <w:r w:rsidRPr="00565EF9" w:rsidDel="001F3F5E">
            <w:delText>-</w:delText>
          </w:r>
        </w:del>
      </w:ins>
      <w:del w:id="1192" w:author="Author">
        <w:r w:rsidRPr="00565EF9">
          <w:delText xml:space="preserve"> </w:delText>
        </w:r>
        <w:r w:rsidRPr="00565EF9" w:rsidDel="001F3F5E">
          <w:delText>related</w:delText>
        </w:r>
      </w:del>
      <w:r w:rsidRPr="00565EF9">
        <w:t xml:space="preserve"> information from open</w:t>
      </w:r>
      <w:ins w:id="1193" w:author="Author">
        <w:r w:rsidRPr="00565EF9">
          <w:t>-</w:t>
        </w:r>
      </w:ins>
      <w:del w:id="1194" w:author="Author">
        <w:r w:rsidRPr="00565EF9">
          <w:delText xml:space="preserve"> </w:delText>
        </w:r>
      </w:del>
      <w:r w:rsidRPr="00565EF9">
        <w:t>source databases</w:t>
      </w:r>
      <w:ins w:id="1195" w:author="Author">
        <w:r w:rsidRPr="00565EF9">
          <w:t>,</w:t>
        </w:r>
      </w:ins>
      <w:r w:rsidRPr="00565EF9">
        <w:t xml:space="preserve"> such as Baidu Encyclopedia and Wikipedia.</w:t>
      </w:r>
      <w:del w:id="1196" w:author="Author">
        <w:r w:rsidRPr="00565EF9" w:rsidDel="001F3F5E">
          <w:delText xml:space="preserve"> When responding to user queries,</w:delText>
        </w:r>
      </w:del>
      <w:r w:rsidRPr="00565EF9">
        <w:t xml:space="preserve"> </w:t>
      </w:r>
      <w:del w:id="1197" w:author="Author">
        <w:r w:rsidRPr="00565EF9" w:rsidDel="001F3F5E">
          <w:delText>t</w:delText>
        </w:r>
      </w:del>
      <w:ins w:id="1198" w:author="Author">
        <w:r w:rsidR="001F3F5E">
          <w:t>T</w:t>
        </w:r>
      </w:ins>
      <w:r w:rsidRPr="00565EF9">
        <w:t xml:space="preserve">he RAG module </w:t>
      </w:r>
      <w:del w:id="1199" w:author="Author">
        <w:r w:rsidRPr="00565EF9" w:rsidDel="001F3F5E">
          <w:delText xml:space="preserve">is </w:delText>
        </w:r>
      </w:del>
      <w:ins w:id="1200" w:author="Author">
        <w:r w:rsidR="001F3F5E">
          <w:t>was</w:t>
        </w:r>
        <w:r w:rsidR="001F3F5E" w:rsidRPr="00565EF9">
          <w:t xml:space="preserve"> </w:t>
        </w:r>
      </w:ins>
      <w:del w:id="1201" w:author="Author">
        <w:r w:rsidRPr="00565EF9" w:rsidDel="001F3F5E">
          <w:delText xml:space="preserve">introduced </w:delText>
        </w:r>
      </w:del>
      <w:ins w:id="1202" w:author="Author">
        <w:r w:rsidR="001F3F5E">
          <w:t>employed</w:t>
        </w:r>
        <w:r w:rsidR="001F3F5E" w:rsidRPr="00565EF9">
          <w:t xml:space="preserve"> </w:t>
        </w:r>
      </w:ins>
      <w:r w:rsidRPr="00565EF9">
        <w:t xml:space="preserve">to enhance </w:t>
      </w:r>
      <w:del w:id="1203" w:author="Author">
        <w:r w:rsidRPr="00565EF9">
          <w:delText xml:space="preserve">the </w:delText>
        </w:r>
        <w:r w:rsidRPr="00565EF9" w:rsidDel="001F3F5E">
          <w:delText>prompts</w:delText>
        </w:r>
      </w:del>
      <w:ins w:id="1204" w:author="Author">
        <w:r w:rsidR="001F3F5E">
          <w:t>answers</w:t>
        </w:r>
      </w:ins>
      <w:r w:rsidRPr="00565EF9">
        <w:t xml:space="preserve"> </w:t>
      </w:r>
      <w:ins w:id="1205" w:author="Author">
        <w:r w:rsidR="001F3F5E">
          <w:t xml:space="preserve">to user prompts </w:t>
        </w:r>
      </w:ins>
      <w:r w:rsidRPr="00565EF9">
        <w:t xml:space="preserve">by retrieving semantically similar phrases </w:t>
      </w:r>
      <w:del w:id="1206" w:author="Author">
        <w:r w:rsidRPr="00565EF9">
          <w:delText xml:space="preserve">to the query </w:delText>
        </w:r>
      </w:del>
      <w:r w:rsidRPr="00565EF9">
        <w:t xml:space="preserve">from external knowledge bases. </w:t>
      </w:r>
      <w:ins w:id="1207" w:author="Author">
        <w:r w:rsidR="00542C23">
          <w:t xml:space="preserve">They evaluated the </w:t>
        </w:r>
      </w:ins>
      <w:del w:id="1208" w:author="Author">
        <w:r w:rsidRPr="00565EF9">
          <w:delText xml:space="preserve">The built </w:delText>
        </w:r>
      </w:del>
      <w:r w:rsidRPr="00565EF9">
        <w:t xml:space="preserve">typhoon agent (Typhoon-T5) </w:t>
      </w:r>
      <w:del w:id="1209" w:author="Author">
        <w:r w:rsidRPr="00565EF9" w:rsidDel="00542C23">
          <w:delText xml:space="preserve">was evaluated </w:delText>
        </w:r>
      </w:del>
      <w:r w:rsidRPr="00565EF9">
        <w:t>using a similarity</w:t>
      </w:r>
      <w:ins w:id="1210" w:author="Author">
        <w:r w:rsidRPr="00565EF9">
          <w:t>-</w:t>
        </w:r>
      </w:ins>
      <w:del w:id="1211" w:author="Author">
        <w:r w:rsidRPr="00565EF9">
          <w:delText xml:space="preserve"> </w:delText>
        </w:r>
      </w:del>
      <w:r w:rsidRPr="00565EF9">
        <w:lastRenderedPageBreak/>
        <w:t xml:space="preserve">matching approach </w:t>
      </w:r>
      <w:del w:id="1212" w:author="Author">
        <w:r w:rsidRPr="00565EF9" w:rsidDel="00542C23">
          <w:delText xml:space="preserve">to </w:delText>
        </w:r>
      </w:del>
      <w:ins w:id="1213" w:author="Author">
        <w:r w:rsidR="00542C23">
          <w:t>and</w:t>
        </w:r>
        <w:r w:rsidR="00542C23" w:rsidRPr="00565EF9">
          <w:t xml:space="preserve"> </w:t>
        </w:r>
      </w:ins>
      <w:r w:rsidRPr="00565EF9">
        <w:t>la</w:t>
      </w:r>
      <w:ins w:id="1214" w:author="Author">
        <w:r w:rsidR="00542C23">
          <w:t>id</w:t>
        </w:r>
      </w:ins>
      <w:del w:id="1215" w:author="Author">
        <w:r w:rsidRPr="00565EF9" w:rsidDel="00542C23">
          <w:delText>y</w:delText>
        </w:r>
      </w:del>
      <w:r w:rsidRPr="00565EF9">
        <w:t xml:space="preserve"> the foundation for </w:t>
      </w:r>
      <w:del w:id="1216" w:author="Author">
        <w:r w:rsidRPr="00565EF9">
          <w:delText xml:space="preserve">the </w:delText>
        </w:r>
      </w:del>
      <w:commentRangeStart w:id="1217"/>
      <w:ins w:id="1218" w:author="Author">
        <w:r w:rsidRPr="00565EF9">
          <w:t>integrating</w:t>
        </w:r>
      </w:ins>
      <w:commentRangeEnd w:id="1217"/>
      <w:r w:rsidRPr="00565EF9">
        <w:commentReference w:id="1217"/>
      </w:r>
      <w:del w:id="1219" w:author="Author">
        <w:r w:rsidRPr="00565EF9">
          <w:delText>integration of</w:delText>
        </w:r>
      </w:del>
      <w:r w:rsidRPr="00565EF9">
        <w:t xml:space="preserve"> </w:t>
      </w:r>
      <w:del w:id="1220" w:author="Author">
        <w:r w:rsidRPr="00565EF9" w:rsidDel="00542C23">
          <w:delText>large language models</w:delText>
        </w:r>
      </w:del>
      <w:ins w:id="1221" w:author="Author">
        <w:r w:rsidR="00542C23">
          <w:t>LLMs</w:t>
        </w:r>
      </w:ins>
      <w:r w:rsidRPr="00565EF9">
        <w:t xml:space="preserve"> and disaster information. </w:t>
      </w:r>
      <w:del w:id="1222" w:author="Author">
        <w:r w:rsidRPr="00565EF9" w:rsidDel="00542C23">
          <w:delText>As such</w:delText>
        </w:r>
      </w:del>
      <w:ins w:id="1223" w:author="Author">
        <w:r w:rsidR="00542C23">
          <w:t>Thus</w:t>
        </w:r>
      </w:ins>
      <w:r w:rsidRPr="00565EF9">
        <w:t xml:space="preserve">, </w:t>
      </w:r>
      <w:del w:id="1224" w:author="Author">
        <w:r w:rsidRPr="00565EF9" w:rsidDel="00542C23">
          <w:delText xml:space="preserve">it can be seen that </w:delText>
        </w:r>
      </w:del>
      <w:r w:rsidRPr="00565EF9">
        <w:t xml:space="preserve">the </w:t>
      </w:r>
      <w:del w:id="1225" w:author="Author">
        <w:r w:rsidRPr="00565EF9" w:rsidDel="00542C23">
          <w:delText>utilization of</w:delText>
        </w:r>
      </w:del>
      <w:ins w:id="1226" w:author="Author">
        <w:r w:rsidR="00542C23">
          <w:t>employing</w:t>
        </w:r>
      </w:ins>
      <w:r w:rsidRPr="00565EF9">
        <w:t xml:space="preserve"> </w:t>
      </w:r>
      <w:del w:id="1227" w:author="Author">
        <w:r w:rsidRPr="00565EF9" w:rsidDel="00542C23">
          <w:delText xml:space="preserve">the </w:delText>
        </w:r>
      </w:del>
      <w:r w:rsidRPr="00565EF9">
        <w:t xml:space="preserve">RAG </w:t>
      </w:r>
      <w:del w:id="1228" w:author="Author">
        <w:r w:rsidRPr="00565EF9" w:rsidDel="00542C23">
          <w:delText xml:space="preserve">process </w:delText>
        </w:r>
      </w:del>
      <w:r w:rsidRPr="00565EF9">
        <w:t>in conjunction with LLM</w:t>
      </w:r>
      <w:ins w:id="1229" w:author="Author">
        <w:r w:rsidR="00542C23">
          <w:t>s</w:t>
        </w:r>
      </w:ins>
      <w:r w:rsidRPr="00565EF9">
        <w:t xml:space="preserve"> </w:t>
      </w:r>
      <w:del w:id="1230" w:author="Author">
        <w:r w:rsidRPr="00565EF9" w:rsidDel="00542C23">
          <w:delText>is effective as an application to</w:delText>
        </w:r>
      </w:del>
      <w:ins w:id="1231" w:author="Author">
        <w:r w:rsidR="00542C23">
          <w:t>can effectively</w:t>
        </w:r>
      </w:ins>
      <w:r w:rsidRPr="00565EF9">
        <w:t xml:space="preserve"> improve the </w:t>
      </w:r>
      <w:del w:id="1232" w:author="Author">
        <w:r w:rsidRPr="00565EF9" w:rsidDel="00542C23">
          <w:delText xml:space="preserve">performance of a </w:delText>
        </w:r>
      </w:del>
      <w:r w:rsidRPr="00565EF9">
        <w:t xml:space="preserve">search </w:t>
      </w:r>
      <w:del w:id="1233" w:author="Author">
        <w:r w:rsidRPr="00565EF9" w:rsidDel="00542C23">
          <w:delText xml:space="preserve">system </w:delText>
        </w:r>
      </w:del>
      <w:ins w:id="1234" w:author="Author">
        <w:r w:rsidR="00542C23">
          <w:t xml:space="preserve">performance </w:t>
        </w:r>
      </w:ins>
      <w:r w:rsidRPr="00565EF9">
        <w:t xml:space="preserve">for a specific topic. </w:t>
      </w:r>
    </w:p>
    <w:p w14:paraId="6A58357A" w14:textId="041BC4BB" w:rsidR="00565EF9" w:rsidRPr="00565EF9" w:rsidDel="00542C23" w:rsidRDefault="00565EF9" w:rsidP="00565EF9">
      <w:pPr>
        <w:pStyle w:val="MDPI31text"/>
        <w:rPr>
          <w:del w:id="1235" w:author="Author"/>
        </w:rPr>
      </w:pPr>
      <w:commentRangeStart w:id="1236"/>
      <w:r w:rsidRPr="00565EF9">
        <w:t>Li</w:t>
      </w:r>
      <w:del w:id="1237" w:author="Author">
        <w:r w:rsidRPr="00565EF9" w:rsidDel="00542C23">
          <w:delText>, H.</w:delText>
        </w:r>
      </w:del>
      <w:r w:rsidRPr="00565EF9">
        <w:t xml:space="preserve"> </w:t>
      </w:r>
      <w:commentRangeEnd w:id="1236"/>
      <w:r w:rsidR="00542C23">
        <w:rPr>
          <w:rStyle w:val="CommentReference"/>
          <w:rFonts w:eastAsia="SimSun"/>
          <w:noProof/>
          <w:snapToGrid/>
          <w:lang w:eastAsia="zh-CN" w:bidi="ar-SA"/>
        </w:rPr>
        <w:commentReference w:id="1236"/>
      </w:r>
      <w:r w:rsidRPr="00565EF9">
        <w:t>et al [18]</w:t>
      </w:r>
      <w:del w:id="1238" w:author="Author">
        <w:r w:rsidRPr="00565EF9" w:rsidDel="00542C23">
          <w:delText>,</w:delText>
        </w:r>
      </w:del>
      <w:r w:rsidRPr="00565EF9">
        <w:t xml:space="preserve"> </w:t>
      </w:r>
      <w:del w:id="1239" w:author="Author">
        <w:r w:rsidRPr="00565EF9" w:rsidDel="00542C23">
          <w:delText xml:space="preserve">to explore search augmented text generation methods, </w:delText>
        </w:r>
      </w:del>
      <w:r w:rsidRPr="00565EF9">
        <w:t>review</w:t>
      </w:r>
      <w:ins w:id="1240" w:author="Author">
        <w:r w:rsidR="00542C23">
          <w:t>ed</w:t>
        </w:r>
      </w:ins>
      <w:del w:id="1241" w:author="Author">
        <w:r w:rsidRPr="00565EF9" w:rsidDel="00542C23">
          <w:delText>s</w:delText>
        </w:r>
      </w:del>
      <w:r w:rsidRPr="00565EF9">
        <w:t xml:space="preserve"> </w:t>
      </w:r>
      <w:del w:id="1242" w:author="Author">
        <w:r w:rsidRPr="00565EF9" w:rsidDel="00542C23">
          <w:delText xml:space="preserve">the general paradigm of </w:delText>
        </w:r>
      </w:del>
      <w:r w:rsidRPr="00565EF9">
        <w:t>search</w:t>
      </w:r>
      <w:ins w:id="1243" w:author="Author">
        <w:r w:rsidR="00542C23">
          <w:t>-</w:t>
        </w:r>
      </w:ins>
      <w:del w:id="1244" w:author="Author">
        <w:r w:rsidRPr="00565EF9" w:rsidDel="00542C23">
          <w:delText xml:space="preserve"> </w:delText>
        </w:r>
      </w:del>
      <w:r w:rsidRPr="00565EF9">
        <w:t xml:space="preserve">augmented </w:t>
      </w:r>
      <w:ins w:id="1245" w:author="Author">
        <w:r w:rsidR="00542C23">
          <w:t>text-</w:t>
        </w:r>
      </w:ins>
      <w:r w:rsidRPr="00565EF9">
        <w:t xml:space="preserve">generation and </w:t>
      </w:r>
      <w:ins w:id="1246" w:author="Author">
        <w:r w:rsidR="00542C23">
          <w:t xml:space="preserve">other </w:t>
        </w:r>
      </w:ins>
      <w:r w:rsidRPr="00565EF9">
        <w:t xml:space="preserve">notable approaches </w:t>
      </w:r>
      <w:del w:id="1247" w:author="Author">
        <w:r w:rsidRPr="00565EF9" w:rsidDel="00542C23">
          <w:delText>based on</w:delText>
        </w:r>
      </w:del>
      <w:ins w:id="1248" w:author="Author">
        <w:r w:rsidR="00542C23">
          <w:t>for</w:t>
        </w:r>
      </w:ins>
      <w:r w:rsidRPr="00565EF9">
        <w:t xml:space="preserve"> </w:t>
      </w:r>
      <w:del w:id="1249" w:author="Author">
        <w:r w:rsidRPr="00565EF9" w:rsidDel="00542C23">
          <w:delText xml:space="preserve">different </w:delText>
        </w:r>
      </w:del>
      <w:ins w:id="1250" w:author="Author">
        <w:r w:rsidR="00542C23">
          <w:t>various</w:t>
        </w:r>
        <w:r w:rsidR="00542C23" w:rsidRPr="00565EF9">
          <w:t xml:space="preserve"> </w:t>
        </w:r>
        <w:r w:rsidR="00542C23">
          <w:t xml:space="preserve">text-generation </w:t>
        </w:r>
      </w:ins>
      <w:r w:rsidRPr="00565EF9">
        <w:t>tasks</w:t>
      </w:r>
      <w:ins w:id="1251" w:author="Author">
        <w:r w:rsidR="00542C23">
          <w:t>,</w:t>
        </w:r>
      </w:ins>
      <w:r w:rsidRPr="00565EF9">
        <w:t xml:space="preserve"> including dialog</w:t>
      </w:r>
      <w:ins w:id="1252" w:author="Author">
        <w:r w:rsidR="00542C23">
          <w:t>-</w:t>
        </w:r>
      </w:ins>
      <w:del w:id="1253" w:author="Author">
        <w:r w:rsidRPr="00565EF9" w:rsidDel="00542C23">
          <w:delText xml:space="preserve"> </w:delText>
        </w:r>
      </w:del>
      <w:r w:rsidRPr="00565EF9">
        <w:t>response generation</w:t>
      </w:r>
      <w:ins w:id="1254" w:author="Author">
        <w:r w:rsidR="00542C23">
          <w:t xml:space="preserve"> and</w:t>
        </w:r>
      </w:ins>
      <w:del w:id="1255" w:author="Author">
        <w:r w:rsidRPr="00565EF9" w:rsidDel="00542C23">
          <w:delText>,</w:delText>
        </w:r>
      </w:del>
      <w:r w:rsidRPr="00565EF9">
        <w:t xml:space="preserve"> </w:t>
      </w:r>
      <w:commentRangeStart w:id="1256"/>
      <w:r w:rsidRPr="00565EF9">
        <w:t>machine translation</w:t>
      </w:r>
      <w:commentRangeEnd w:id="1256"/>
      <w:r w:rsidR="00542C23">
        <w:rPr>
          <w:rStyle w:val="CommentReference"/>
          <w:rFonts w:eastAsia="SimSun"/>
          <w:noProof/>
          <w:snapToGrid/>
          <w:lang w:eastAsia="zh-CN" w:bidi="ar-SA"/>
        </w:rPr>
        <w:commentReference w:id="1256"/>
      </w:r>
      <w:del w:id="1257" w:author="Author">
        <w:r w:rsidRPr="00565EF9" w:rsidDel="00542C23">
          <w:delText>, and other generation tasks</w:delText>
        </w:r>
      </w:del>
      <w:r w:rsidRPr="00565EF9">
        <w:t xml:space="preserve">. </w:t>
      </w:r>
      <w:del w:id="1258" w:author="Author">
        <w:r w:rsidRPr="00565EF9" w:rsidDel="00542C23">
          <w:delText>It summarizes</w:delText>
        </w:r>
      </w:del>
      <w:ins w:id="1259" w:author="Author">
        <w:r w:rsidR="00542C23">
          <w:t>They summarized</w:t>
        </w:r>
      </w:ins>
      <w:r w:rsidRPr="00565EF9">
        <w:t xml:space="preserve"> the various components of search</w:t>
      </w:r>
      <w:ins w:id="1260" w:author="Author">
        <w:r w:rsidRPr="00565EF9">
          <w:t>-</w:t>
        </w:r>
      </w:ins>
      <w:del w:id="1261" w:author="Author">
        <w:r w:rsidRPr="00565EF9">
          <w:delText xml:space="preserve"> </w:delText>
        </w:r>
      </w:del>
      <w:r w:rsidRPr="00565EF9">
        <w:t>augmented text</w:t>
      </w:r>
      <w:ins w:id="1262" w:author="Author">
        <w:r w:rsidR="0050635D">
          <w:t>-</w:t>
        </w:r>
      </w:ins>
      <w:del w:id="1263" w:author="Author">
        <w:r w:rsidRPr="00565EF9" w:rsidDel="0050635D">
          <w:delText xml:space="preserve"> </w:delText>
        </w:r>
      </w:del>
      <w:r w:rsidRPr="00565EF9">
        <w:t>generation, including search metrics, search sources, and integration paradigms</w:t>
      </w:r>
      <w:ins w:id="1264" w:author="Author">
        <w:r w:rsidRPr="00565EF9">
          <w:t>, and</w:t>
        </w:r>
      </w:ins>
      <w:del w:id="1265" w:author="Author">
        <w:r w:rsidRPr="00565EF9">
          <w:delText>,</w:delText>
        </w:r>
      </w:del>
      <w:r w:rsidRPr="00565EF9">
        <w:t xml:space="preserve"> provid</w:t>
      </w:r>
      <w:ins w:id="1266" w:author="Author">
        <w:r w:rsidRPr="00565EF9">
          <w:t>e</w:t>
        </w:r>
        <w:r w:rsidR="00542C23">
          <w:t>d</w:t>
        </w:r>
        <w:del w:id="1267" w:author="Author">
          <w:r w:rsidRPr="00565EF9" w:rsidDel="00542C23">
            <w:delText>s</w:delText>
          </w:r>
        </w:del>
      </w:ins>
      <w:del w:id="1268" w:author="Author">
        <w:r w:rsidRPr="00565EF9">
          <w:delText>ing</w:delText>
        </w:r>
      </w:del>
      <w:r w:rsidRPr="00565EF9">
        <w:t xml:space="preserve"> useful information for </w:t>
      </w:r>
      <w:del w:id="1269" w:author="Author">
        <w:r w:rsidRPr="00565EF9">
          <w:delText xml:space="preserve">the </w:delText>
        </w:r>
      </w:del>
      <w:ins w:id="1270" w:author="Author">
        <w:r w:rsidRPr="00565EF9">
          <w:t>developing</w:t>
        </w:r>
      </w:ins>
      <w:del w:id="1271" w:author="Author">
        <w:r w:rsidRPr="00565EF9">
          <w:delText>development of</w:delText>
        </w:r>
      </w:del>
      <w:r w:rsidRPr="00565EF9">
        <w:t xml:space="preserve"> application-specific topics </w:t>
      </w:r>
      <w:ins w:id="1272" w:author="Author">
        <w:r w:rsidRPr="00565EF9">
          <w:t>dur</w:t>
        </w:r>
      </w:ins>
      <w:r w:rsidRPr="00565EF9">
        <w:t>in</w:t>
      </w:r>
      <w:ins w:id="1273" w:author="Author">
        <w:r w:rsidRPr="00565EF9">
          <w:t>g</w:t>
        </w:r>
      </w:ins>
      <w:r w:rsidRPr="00565EF9">
        <w:t xml:space="preserve"> </w:t>
      </w:r>
      <w:del w:id="1274" w:author="Author">
        <w:r w:rsidRPr="00565EF9" w:rsidDel="00542C23">
          <w:delText xml:space="preserve">the </w:delText>
        </w:r>
      </w:del>
      <w:r w:rsidRPr="00565EF9">
        <w:t>RAG</w:t>
      </w:r>
      <w:del w:id="1275" w:author="Author">
        <w:r w:rsidRPr="00565EF9" w:rsidDel="00542C23">
          <w:delText xml:space="preserve"> process</w:delText>
        </w:r>
      </w:del>
      <w:r w:rsidRPr="00565EF9">
        <w:t>.</w:t>
      </w:r>
    </w:p>
    <w:p w14:paraId="55087B36" w14:textId="77777777" w:rsidR="00565EF9" w:rsidRPr="00565EF9" w:rsidRDefault="00565EF9" w:rsidP="00565EF9">
      <w:pPr>
        <w:pStyle w:val="MDPI31text"/>
      </w:pPr>
    </w:p>
    <w:p w14:paraId="416BA40E" w14:textId="20C69FE7" w:rsidR="00565EF9" w:rsidRPr="00565EF9" w:rsidDel="00A16D3A" w:rsidRDefault="00565EF9" w:rsidP="00565EF9">
      <w:pPr>
        <w:pStyle w:val="MDPI31text"/>
        <w:rPr>
          <w:del w:id="1276" w:author="Author"/>
        </w:rPr>
      </w:pPr>
      <w:del w:id="1277" w:author="Author">
        <w:r w:rsidRPr="00565EF9" w:rsidDel="00542C23">
          <w:delText>As such</w:delText>
        </w:r>
      </w:del>
      <w:ins w:id="1278" w:author="Author">
        <w:r w:rsidR="00542C23">
          <w:t>Thus</w:t>
        </w:r>
      </w:ins>
      <w:r w:rsidRPr="00565EF9">
        <w:t xml:space="preserve">, </w:t>
      </w:r>
      <w:del w:id="1279" w:author="Author">
        <w:r w:rsidRPr="00565EF9" w:rsidDel="00A16D3A">
          <w:delText>research is ongoing to</w:delText>
        </w:r>
      </w:del>
      <w:ins w:id="1280" w:author="Author">
        <w:r w:rsidR="00A16D3A">
          <w:t>the</w:t>
        </w:r>
      </w:ins>
      <w:del w:id="1281" w:author="Author">
        <w:r w:rsidRPr="00565EF9" w:rsidDel="00A16D3A">
          <w:delText xml:space="preserve"> investigate and validate the efficacy of</w:delText>
        </w:r>
      </w:del>
      <w:ins w:id="1282" w:author="Author">
        <w:r w:rsidR="00A16D3A">
          <w:t xml:space="preserve"> efficacy of </w:t>
        </w:r>
      </w:ins>
      <w:del w:id="1283" w:author="Author">
        <w:r w:rsidRPr="00565EF9" w:rsidDel="00A16D3A">
          <w:delText xml:space="preserve"> RAG as a way to </w:delText>
        </w:r>
      </w:del>
      <w:r w:rsidRPr="00565EF9">
        <w:t>compensat</w:t>
      </w:r>
      <w:ins w:id="1284" w:author="Author">
        <w:r w:rsidR="00A16D3A">
          <w:t>ing</w:t>
        </w:r>
      </w:ins>
      <w:del w:id="1285" w:author="Author">
        <w:r w:rsidRPr="00565EF9" w:rsidDel="00A16D3A">
          <w:delText>e</w:delText>
        </w:r>
      </w:del>
      <w:r w:rsidRPr="00565EF9">
        <w:t xml:space="preserve"> for the shortcomings of LLM</w:t>
      </w:r>
      <w:ins w:id="1286" w:author="Author">
        <w:r w:rsidR="00A16D3A">
          <w:t>s</w:t>
        </w:r>
      </w:ins>
      <w:r w:rsidRPr="00565EF9">
        <w:t xml:space="preserve">, such as hallucinations, and </w:t>
      </w:r>
      <w:del w:id="1287" w:author="Author">
        <w:r w:rsidRPr="00565EF9">
          <w:delText xml:space="preserve">to </w:delText>
        </w:r>
      </w:del>
      <w:r w:rsidRPr="00565EF9">
        <w:t>improv</w:t>
      </w:r>
      <w:ins w:id="1288" w:author="Author">
        <w:r w:rsidR="00A16D3A">
          <w:t>ing</w:t>
        </w:r>
      </w:ins>
      <w:del w:id="1289" w:author="Author">
        <w:r w:rsidRPr="00565EF9" w:rsidDel="00A16D3A">
          <w:delText>e</w:delText>
        </w:r>
      </w:del>
      <w:r w:rsidRPr="00565EF9">
        <w:t xml:space="preserve"> search efficiency</w:t>
      </w:r>
      <w:ins w:id="1290" w:author="Author">
        <w:r w:rsidR="00A16D3A">
          <w:t xml:space="preserve"> is being actively investigated</w:t>
        </w:r>
      </w:ins>
      <w:r w:rsidRPr="00565EF9">
        <w:t xml:space="preserve">. </w:t>
      </w:r>
    </w:p>
    <w:p w14:paraId="760CAC41" w14:textId="15FB0487" w:rsidR="00565EF9" w:rsidRDefault="00565EF9" w:rsidP="00A16D3A">
      <w:pPr>
        <w:pStyle w:val="MDPI31text"/>
      </w:pPr>
      <w:del w:id="1291" w:author="Author">
        <w:r w:rsidRPr="00565EF9" w:rsidDel="00A16D3A">
          <w:delText>In t</w:delText>
        </w:r>
      </w:del>
      <w:ins w:id="1292" w:author="Author">
        <w:r w:rsidR="00A16D3A">
          <w:t>T</w:t>
        </w:r>
      </w:ins>
      <w:r w:rsidRPr="00565EF9">
        <w:t xml:space="preserve">his </w:t>
      </w:r>
      <w:ins w:id="1293" w:author="Author">
        <w:r w:rsidRPr="00565EF9">
          <w:t>study</w:t>
        </w:r>
      </w:ins>
      <w:del w:id="1294" w:author="Author">
        <w:r w:rsidRPr="00565EF9">
          <w:delText>paper</w:delText>
        </w:r>
        <w:r w:rsidRPr="00565EF9" w:rsidDel="00A16D3A">
          <w:delText>, we show</w:delText>
        </w:r>
      </w:del>
      <w:ins w:id="1295" w:author="Author">
        <w:r w:rsidR="00A16D3A">
          <w:t xml:space="preserve"> demonstrates</w:t>
        </w:r>
      </w:ins>
      <w:r w:rsidRPr="00565EF9">
        <w:t xml:space="preserve"> that </w:t>
      </w:r>
      <w:ins w:id="1296" w:author="Author">
        <w:del w:id="1297" w:author="Author">
          <w:r w:rsidRPr="00565EF9">
            <w:delText xml:space="preserve">the </w:delText>
          </w:r>
        </w:del>
      </w:ins>
      <w:r w:rsidRPr="00565EF9">
        <w:t>RAG can be effectively implemented to build a personalized database that provides differentiated search and QA services</w:t>
      </w:r>
      <w:ins w:id="1298" w:author="Author">
        <w:r w:rsidRPr="00565EF9">
          <w:t>,</w:t>
        </w:r>
      </w:ins>
      <w:r w:rsidRPr="00565EF9">
        <w:t xml:space="preserve"> along with </w:t>
      </w:r>
      <w:commentRangeStart w:id="1299"/>
      <w:ins w:id="1300" w:author="Author">
        <w:r w:rsidR="00A16D3A">
          <w:t xml:space="preserve">improved </w:t>
        </w:r>
        <w:commentRangeEnd w:id="1299"/>
        <w:r w:rsidR="00A16D3A">
          <w:rPr>
            <w:rStyle w:val="CommentReference"/>
            <w:rFonts w:eastAsia="SimSun"/>
            <w:noProof/>
            <w:snapToGrid/>
            <w:lang w:eastAsia="zh-CN" w:bidi="ar-SA"/>
          </w:rPr>
          <w:commentReference w:id="1299"/>
        </w:r>
      </w:ins>
      <w:r w:rsidRPr="00565EF9">
        <w:t>search accuracy</w:t>
      </w:r>
      <w:r>
        <w:t>.</w:t>
      </w:r>
    </w:p>
    <w:p w14:paraId="489173D6" w14:textId="0131D3E7" w:rsidR="00FF0BD6" w:rsidRPr="001F31D1" w:rsidRDefault="00FF0BD6" w:rsidP="00205AE5">
      <w:pPr>
        <w:pStyle w:val="MDPI21heading1"/>
      </w:pPr>
      <w:r w:rsidRPr="001F31D1">
        <w:t xml:space="preserve">3. </w:t>
      </w:r>
      <w:commentRangeStart w:id="1301"/>
      <w:r w:rsidR="00565EF9" w:rsidRPr="00565EF9">
        <w:t>Implementation of RAG Pipeline</w:t>
      </w:r>
      <w:commentRangeEnd w:id="1301"/>
      <w:r w:rsidR="00A16D3A">
        <w:rPr>
          <w:rStyle w:val="CommentReference"/>
          <w:rFonts w:eastAsia="SimSun"/>
          <w:b w:val="0"/>
          <w:noProof/>
          <w:snapToGrid/>
          <w:lang w:eastAsia="zh-CN" w:bidi="ar-SA"/>
        </w:rPr>
        <w:commentReference w:id="1301"/>
      </w:r>
    </w:p>
    <w:p w14:paraId="58BA82E5" w14:textId="503C869E" w:rsidR="00565EF9" w:rsidRPr="001F31D1" w:rsidRDefault="00565EF9" w:rsidP="00565EF9">
      <w:pPr>
        <w:pStyle w:val="MDPI22heading2"/>
        <w:spacing w:before="240"/>
      </w:pPr>
      <w:r w:rsidRPr="001F31D1">
        <w:t xml:space="preserve">3.1. </w:t>
      </w:r>
      <w:r w:rsidRPr="00565EF9">
        <w:t>System Overview</w:t>
      </w:r>
    </w:p>
    <w:p w14:paraId="063C76CB" w14:textId="4D519566" w:rsidR="00565EF9" w:rsidRDefault="00302C65" w:rsidP="00565EF9">
      <w:pPr>
        <w:pStyle w:val="MDPI31text"/>
      </w:pPr>
      <w:r w:rsidRPr="00302C65">
        <w:t xml:space="preserve">This section describes the methods used in the </w:t>
      </w:r>
      <w:del w:id="1302" w:author="Author">
        <w:r w:rsidRPr="00302C65" w:rsidDel="00A16D3A">
          <w:delText xml:space="preserve">developed </w:delText>
        </w:r>
      </w:del>
      <w:ins w:id="1303" w:author="Author">
        <w:r w:rsidR="00A16D3A">
          <w:t>proposed</w:t>
        </w:r>
        <w:r w:rsidR="00A16D3A" w:rsidRPr="00302C65">
          <w:t xml:space="preserve"> </w:t>
        </w:r>
      </w:ins>
      <w:r w:rsidRPr="00302C65">
        <w:t xml:space="preserve">system, as </w:t>
      </w:r>
      <w:ins w:id="1304" w:author="Author">
        <w:r w:rsidRPr="00302C65">
          <w:t>illustrated in Fig</w:t>
        </w:r>
        <w:r w:rsidR="00A16D3A">
          <w:t>ure</w:t>
        </w:r>
        <w:del w:id="1305" w:author="Author">
          <w:r w:rsidRPr="00302C65" w:rsidDel="00A16D3A">
            <w:delText>.</w:delText>
          </w:r>
        </w:del>
      </w:ins>
      <w:del w:id="1306" w:author="Author">
        <w:r w:rsidRPr="00302C65">
          <w:delText>shown in Fugure</w:delText>
        </w:r>
      </w:del>
      <w:r w:rsidRPr="00302C65">
        <w:t xml:space="preserve"> 2</w:t>
      </w:r>
      <w:r w:rsidR="00565EF9">
        <w:t>.</w:t>
      </w:r>
    </w:p>
    <w:p w14:paraId="76636EBF" w14:textId="37468399" w:rsidR="00302C65" w:rsidRDefault="00302C65" w:rsidP="00302C65">
      <w:pPr>
        <w:pStyle w:val="MDPI52figure"/>
        <w:ind w:left="2608"/>
        <w:jc w:val="left"/>
        <w:rPr>
          <w:b/>
        </w:rPr>
      </w:pPr>
      <w:r w:rsidRPr="00626B2A">
        <w:rPr>
          <w:rFonts w:ascii="Times New Roman" w:hAnsi="Times New Roman"/>
          <w:noProof/>
        </w:rPr>
        <w:drawing>
          <wp:inline distT="0" distB="0" distL="0" distR="0" wp14:anchorId="2134DCF1" wp14:editId="413EAE6D">
            <wp:extent cx="4860000" cy="2257697"/>
            <wp:effectExtent l="0" t="0" r="0" b="9525"/>
            <wp:docPr id="1720609984" name="그림 6"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9984" name="그림 6" descr="텍스트, 스크린샷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0000" cy="2257697"/>
                    </a:xfrm>
                    <a:prstGeom prst="rect">
                      <a:avLst/>
                    </a:prstGeom>
                  </pic:spPr>
                </pic:pic>
              </a:graphicData>
            </a:graphic>
          </wp:inline>
        </w:drawing>
      </w:r>
    </w:p>
    <w:p w14:paraId="5866FE3D" w14:textId="33E7B733" w:rsidR="00302C65" w:rsidRDefault="00302C65" w:rsidP="00302C65">
      <w:pPr>
        <w:pStyle w:val="MDPI51figurecaption"/>
      </w:pPr>
      <w:r w:rsidRPr="00FA04F1">
        <w:rPr>
          <w:b/>
        </w:rPr>
        <w:t xml:space="preserve">Figure </w:t>
      </w:r>
      <w:r>
        <w:rPr>
          <w:b/>
        </w:rPr>
        <w:t>2</w:t>
      </w:r>
      <w:r w:rsidRPr="00FA04F1">
        <w:rPr>
          <w:b/>
        </w:rPr>
        <w:t xml:space="preserve">. </w:t>
      </w:r>
      <w:r w:rsidRPr="00420B46">
        <w:rPr>
          <w:rFonts w:ascii="Times New Roman" w:hAnsi="Times New Roman"/>
        </w:rPr>
        <w:t xml:space="preserve">System </w:t>
      </w:r>
      <w:ins w:id="1307" w:author="Author">
        <w:r w:rsidR="00A16D3A">
          <w:rPr>
            <w:rFonts w:ascii="Times New Roman" w:hAnsi="Times New Roman"/>
          </w:rPr>
          <w:t>a</w:t>
        </w:r>
      </w:ins>
      <w:del w:id="1308" w:author="Author">
        <w:r w:rsidRPr="00420B46" w:rsidDel="00A16D3A">
          <w:rPr>
            <w:rFonts w:ascii="Times New Roman" w:hAnsi="Times New Roman"/>
          </w:rPr>
          <w:delText>A</w:delText>
        </w:r>
      </w:del>
      <w:r w:rsidRPr="00420B46">
        <w:rPr>
          <w:rFonts w:ascii="Times New Roman" w:hAnsi="Times New Roman"/>
        </w:rPr>
        <w:t>rchitecture</w:t>
      </w:r>
      <w:del w:id="1309" w:author="Author">
        <w:r w:rsidRPr="00420B46" w:rsidDel="00A16D3A">
          <w:rPr>
            <w:rFonts w:ascii="Times New Roman" w:hAnsi="Times New Roman"/>
          </w:rPr>
          <w:delText xml:space="preserve"> Diagram</w:delText>
        </w:r>
      </w:del>
      <w:r>
        <w:t>.</w:t>
      </w:r>
    </w:p>
    <w:p w14:paraId="0B285040" w14:textId="5FE0F035" w:rsidR="00302C65" w:rsidRPr="00302C65" w:rsidRDefault="00302C65" w:rsidP="00302C65">
      <w:pPr>
        <w:pStyle w:val="MDPI31text"/>
      </w:pPr>
      <w:del w:id="1310" w:author="Author">
        <w:r w:rsidRPr="00302C65" w:rsidDel="00A16D3A">
          <w:delText>Th</w:delText>
        </w:r>
      </w:del>
      <w:ins w:id="1311" w:author="Author">
        <w:del w:id="1312" w:author="Author">
          <w:r w:rsidRPr="00302C65" w:rsidDel="00A16D3A">
            <w:delText>is</w:delText>
          </w:r>
        </w:del>
      </w:ins>
      <w:del w:id="1313" w:author="Author">
        <w:r w:rsidRPr="00302C65" w:rsidDel="00A16D3A">
          <w:delText>e</w:delText>
        </w:r>
      </w:del>
      <w:ins w:id="1314" w:author="Author">
        <w:r w:rsidR="00A16D3A">
          <w:t>The proposed</w:t>
        </w:r>
      </w:ins>
      <w:r w:rsidRPr="00302C65">
        <w:t xml:space="preserve"> system </w:t>
      </w:r>
      <w:ins w:id="1315" w:author="Author">
        <w:r w:rsidRPr="00302C65">
          <w:t>wa</w:t>
        </w:r>
      </w:ins>
      <w:del w:id="1316" w:author="Author">
        <w:r w:rsidRPr="00302C65">
          <w:delText>i</w:delText>
        </w:r>
      </w:del>
      <w:r w:rsidRPr="00302C65">
        <w:t xml:space="preserve">s designed to help users </w:t>
      </w:r>
      <w:ins w:id="1317" w:author="Author">
        <w:r w:rsidRPr="00302C65">
          <w:t xml:space="preserve">effectively </w:t>
        </w:r>
      </w:ins>
      <w:del w:id="1318" w:author="Author">
        <w:r w:rsidRPr="00302C65">
          <w:delText xml:space="preserve">effectively </w:delText>
        </w:r>
      </w:del>
      <w:r w:rsidRPr="00302C65">
        <w:t>manage personalized text documents</w:t>
      </w:r>
      <w:ins w:id="1319" w:author="Author">
        <w:del w:id="1320" w:author="Author">
          <w:r w:rsidRPr="00302C65">
            <w:delText xml:space="preserve"> effectively</w:delText>
          </w:r>
        </w:del>
      </w:ins>
      <w:r w:rsidRPr="00302C65">
        <w:t xml:space="preserve">. </w:t>
      </w:r>
      <w:del w:id="1321" w:author="Author">
        <w:r w:rsidRPr="00302C65" w:rsidDel="00A16D3A">
          <w:delText>Th</w:delText>
        </w:r>
      </w:del>
      <w:ins w:id="1322" w:author="Author">
        <w:del w:id="1323" w:author="Author">
          <w:r w:rsidRPr="00302C65" w:rsidDel="00A16D3A">
            <w:delText>is</w:delText>
          </w:r>
        </w:del>
      </w:ins>
      <w:del w:id="1324" w:author="Author">
        <w:r w:rsidRPr="00302C65" w:rsidDel="00A16D3A">
          <w:delText>e system</w:delText>
        </w:r>
      </w:del>
      <w:ins w:id="1325" w:author="Author">
        <w:r w:rsidR="00A16D3A">
          <w:t>It</w:t>
        </w:r>
      </w:ins>
      <w:r w:rsidRPr="00302C65">
        <w:t xml:space="preserve"> </w:t>
      </w:r>
      <w:del w:id="1326" w:author="Author">
        <w:r w:rsidRPr="00302C65" w:rsidDel="00A16D3A">
          <w:delText xml:space="preserve">provides </w:delText>
        </w:r>
      </w:del>
      <w:ins w:id="1327" w:author="Author">
        <w:r w:rsidR="00A16D3A">
          <w:t>offers</w:t>
        </w:r>
        <w:r w:rsidR="00A16D3A" w:rsidRPr="00302C65">
          <w:t xml:space="preserve"> </w:t>
        </w:r>
      </w:ins>
      <w:r w:rsidRPr="00302C65">
        <w:t xml:space="preserve">users </w:t>
      </w:r>
      <w:del w:id="1328" w:author="Author">
        <w:r w:rsidRPr="00302C65" w:rsidDel="00A16D3A">
          <w:delText xml:space="preserve">with </w:delText>
        </w:r>
      </w:del>
      <w:r w:rsidRPr="00302C65">
        <w:t xml:space="preserve">the ability to select </w:t>
      </w:r>
      <w:ins w:id="1329" w:author="Author">
        <w:r w:rsidRPr="00302C65">
          <w:t xml:space="preserve">and save </w:t>
        </w:r>
      </w:ins>
      <w:r w:rsidRPr="00302C65">
        <w:t>specific sentences from a document</w:t>
      </w:r>
      <w:del w:id="1330" w:author="Author">
        <w:r w:rsidRPr="00302C65">
          <w:delText xml:space="preserve"> and save them</w:delText>
        </w:r>
      </w:del>
      <w:r w:rsidRPr="00302C65">
        <w:t xml:space="preserve">, </w:t>
      </w:r>
      <w:ins w:id="1331" w:author="Author">
        <w:r w:rsidR="00A16D3A">
          <w:t>along with the associated</w:t>
        </w:r>
      </w:ins>
      <w:del w:id="1332" w:author="Author">
        <w:r w:rsidRPr="00302C65" w:rsidDel="00A16D3A">
          <w:delText>including</w:delText>
        </w:r>
      </w:del>
      <w:r w:rsidRPr="00302C65">
        <w:t xml:space="preserve"> tags and links</w:t>
      </w:r>
      <w:del w:id="1333" w:author="Author">
        <w:r w:rsidRPr="00302C65" w:rsidDel="00A16D3A">
          <w:delText xml:space="preserve"> associated with those sentences</w:delText>
        </w:r>
      </w:del>
      <w:r w:rsidRPr="00302C65">
        <w:t xml:space="preserve">. This </w:t>
      </w:r>
      <w:del w:id="1334" w:author="Author">
        <w:r w:rsidRPr="00302C65" w:rsidDel="00A16D3A">
          <w:delText xml:space="preserve">process </w:delText>
        </w:r>
      </w:del>
      <w:r w:rsidRPr="00302C65">
        <w:t xml:space="preserve">is accomplished through a system called </w:t>
      </w:r>
      <w:ins w:id="1335" w:author="Author">
        <w:del w:id="1336" w:author="Author">
          <w:r w:rsidRPr="00302C65" w:rsidDel="00A16D3A">
            <w:delText>a</w:delText>
          </w:r>
        </w:del>
        <w:r w:rsidR="00A16D3A">
          <w:t>the</w:t>
        </w:r>
        <w:r w:rsidRPr="00302C65">
          <w:t xml:space="preserve"> </w:t>
        </w:r>
        <w:r w:rsidR="00A16D3A">
          <w:t>t</w:t>
        </w:r>
      </w:ins>
      <w:del w:id="1337" w:author="Author">
        <w:r w:rsidRPr="00302C65" w:rsidDel="00A16D3A">
          <w:delText>T</w:delText>
        </w:r>
      </w:del>
      <w:r w:rsidRPr="00302C65">
        <w:t xml:space="preserve">agging </w:t>
      </w:r>
      <w:ins w:id="1338" w:author="Author">
        <w:r w:rsidR="00A16D3A">
          <w:t>b</w:t>
        </w:r>
      </w:ins>
      <w:del w:id="1339" w:author="Author">
        <w:r w:rsidRPr="00302C65" w:rsidDel="00A16D3A">
          <w:delText>B</w:delText>
        </w:r>
      </w:del>
      <w:r w:rsidRPr="00302C65">
        <w:t>ox [29]</w:t>
      </w:r>
      <w:ins w:id="1340" w:author="Author">
        <w:r w:rsidR="00A16D3A">
          <w:t>, which</w:t>
        </w:r>
      </w:ins>
      <w:del w:id="1341" w:author="Author">
        <w:r w:rsidRPr="00302C65">
          <w:delText>,</w:delText>
        </w:r>
        <w:r w:rsidRPr="00302C65" w:rsidDel="00A16D3A">
          <w:delText xml:space="preserve"> </w:delText>
        </w:r>
      </w:del>
      <w:ins w:id="1342" w:author="Author">
        <w:del w:id="1343" w:author="Author">
          <w:r w:rsidRPr="00302C65" w:rsidDel="00A16D3A">
            <w:delText>that</w:delText>
          </w:r>
        </w:del>
      </w:ins>
      <w:del w:id="1344" w:author="Author">
        <w:r w:rsidRPr="00302C65">
          <w:delText>which</w:delText>
        </w:r>
      </w:del>
      <w:r w:rsidRPr="00302C65">
        <w:t xml:space="preserve"> allows users to map the text </w:t>
      </w:r>
      <w:del w:id="1345" w:author="Author">
        <w:r w:rsidRPr="00302C65" w:rsidDel="00A16D3A">
          <w:delText xml:space="preserve">of </w:delText>
        </w:r>
      </w:del>
      <w:ins w:id="1346" w:author="Author">
        <w:r w:rsidR="00A16D3A">
          <w:t>from</w:t>
        </w:r>
        <w:r w:rsidR="00A16D3A" w:rsidRPr="00302C65">
          <w:t xml:space="preserve"> </w:t>
        </w:r>
      </w:ins>
      <w:r w:rsidRPr="00302C65">
        <w:t xml:space="preserve">a </w:t>
      </w:r>
      <w:del w:id="1347" w:author="Author">
        <w:r w:rsidRPr="00302C65" w:rsidDel="00A16D3A">
          <w:delText xml:space="preserve">portion </w:delText>
        </w:r>
      </w:del>
      <w:ins w:id="1348" w:author="Author">
        <w:r w:rsidR="00A16D3A">
          <w:t>part</w:t>
        </w:r>
        <w:r w:rsidR="00A16D3A" w:rsidRPr="00302C65">
          <w:t xml:space="preserve"> </w:t>
        </w:r>
      </w:ins>
      <w:r w:rsidRPr="00302C65">
        <w:t>of a document of interest to tagg</w:t>
      </w:r>
      <w:ins w:id="1349" w:author="Author">
        <w:r w:rsidRPr="00302C65">
          <w:t>ed</w:t>
        </w:r>
      </w:ins>
      <w:del w:id="1350" w:author="Author">
        <w:r w:rsidRPr="00302C65">
          <w:delText>ing</w:delText>
        </w:r>
      </w:del>
      <w:r w:rsidRPr="00302C65">
        <w:t xml:space="preserve"> keywords and save it as a personal archive. This </w:t>
      </w:r>
      <w:del w:id="1351" w:author="Author">
        <w:r w:rsidRPr="00302C65" w:rsidDel="00A16D3A">
          <w:delText xml:space="preserve">is </w:delText>
        </w:r>
      </w:del>
      <w:ins w:id="1352" w:author="Author">
        <w:r w:rsidR="00A16D3A">
          <w:t>represents</w:t>
        </w:r>
        <w:r w:rsidR="00A16D3A" w:rsidRPr="00302C65">
          <w:t xml:space="preserve"> </w:t>
        </w:r>
      </w:ins>
      <w:r w:rsidRPr="00302C65">
        <w:t xml:space="preserve">a customized knowledge base </w:t>
      </w:r>
      <w:del w:id="1353" w:author="Author">
        <w:r w:rsidRPr="00302C65">
          <w:delText xml:space="preserve">that is </w:delText>
        </w:r>
      </w:del>
      <w:ins w:id="1354" w:author="Author">
        <w:r w:rsidR="00A16D3A">
          <w:t xml:space="preserve">categorized </w:t>
        </w:r>
      </w:ins>
      <w:del w:id="1355" w:author="Author">
        <w:r w:rsidRPr="00302C65" w:rsidDel="00A16D3A">
          <w:delText xml:space="preserve">stored in categories </w:delText>
        </w:r>
      </w:del>
      <w:r w:rsidRPr="00302C65">
        <w:t xml:space="preserve">for </w:t>
      </w:r>
      <w:ins w:id="1356" w:author="Author">
        <w:r w:rsidR="00A16D3A">
          <w:t xml:space="preserve">the </w:t>
        </w:r>
      </w:ins>
      <w:r w:rsidRPr="00302C65">
        <w:t xml:space="preserve">specific purposes </w:t>
      </w:r>
      <w:ins w:id="1357" w:author="Author">
        <w:r w:rsidRPr="00302C65">
          <w:t>of</w:t>
        </w:r>
      </w:ins>
      <w:del w:id="1358" w:author="Author">
        <w:r w:rsidRPr="00302C65">
          <w:delText>for</w:delText>
        </w:r>
      </w:del>
      <w:r w:rsidRPr="00302C65">
        <w:t xml:space="preserve"> individual</w:t>
      </w:r>
      <w:ins w:id="1359" w:author="Author">
        <w:r w:rsidRPr="00302C65">
          <w:t>s</w:t>
        </w:r>
      </w:ins>
      <w:r w:rsidRPr="00302C65">
        <w:t xml:space="preserve"> or team</w:t>
      </w:r>
      <w:del w:id="1360" w:author="Author">
        <w:r w:rsidRPr="00302C65">
          <w:delText xml:space="preserve"> </w:delText>
        </w:r>
        <w:r w:rsidRPr="00302C65" w:rsidDel="00A16D3A">
          <w:delText>w</w:delText>
        </w:r>
      </w:del>
      <w:ins w:id="1361" w:author="Author">
        <w:r w:rsidR="00A16D3A">
          <w:t>s</w:t>
        </w:r>
      </w:ins>
      <w:del w:id="1362" w:author="Author">
        <w:r w:rsidRPr="00302C65" w:rsidDel="00A16D3A">
          <w:delText>ork</w:delText>
        </w:r>
      </w:del>
      <w:r w:rsidRPr="00302C65">
        <w:t>. This is part of a large-scale knowledge management engine</w:t>
      </w:r>
      <w:ins w:id="1363" w:author="Author">
        <w:del w:id="1364" w:author="Author">
          <w:r w:rsidRPr="00302C65" w:rsidDel="00A16D3A">
            <w:delText xml:space="preserve"> </w:delText>
          </w:r>
        </w:del>
      </w:ins>
      <w:r w:rsidRPr="00302C65">
        <w:t>, where</w:t>
      </w:r>
      <w:ins w:id="1365" w:author="Author">
        <w:r w:rsidR="00A16D3A">
          <w:t>in</w:t>
        </w:r>
      </w:ins>
      <w:r w:rsidRPr="00302C65">
        <w:t xml:space="preserve"> </w:t>
      </w:r>
      <w:del w:id="1366" w:author="Author">
        <w:r w:rsidRPr="00302C65" w:rsidDel="00A16D3A">
          <w:delText>a large number</w:delText>
        </w:r>
      </w:del>
      <w:ins w:id="1367" w:author="Author">
        <w:r w:rsidR="00A16D3A">
          <w:t>many</w:t>
        </w:r>
      </w:ins>
      <w:r w:rsidRPr="00302C65">
        <w:t xml:space="preserve"> </w:t>
      </w:r>
      <w:del w:id="1368" w:author="Author">
        <w:r w:rsidRPr="00302C65" w:rsidDel="00A16D3A">
          <w:delText xml:space="preserve">of </w:delText>
        </w:r>
      </w:del>
      <w:r w:rsidRPr="00302C65">
        <w:t xml:space="preserve">documents </w:t>
      </w:r>
      <w:del w:id="1369" w:author="Author">
        <w:r w:rsidRPr="00302C65" w:rsidDel="00A16D3A">
          <w:delText xml:space="preserve">needed </w:delText>
        </w:r>
      </w:del>
      <w:ins w:id="1370" w:author="Author">
        <w:r w:rsidR="00A16D3A">
          <w:t>required</w:t>
        </w:r>
        <w:r w:rsidR="00A16D3A" w:rsidRPr="00302C65">
          <w:t xml:space="preserve"> </w:t>
        </w:r>
      </w:ins>
      <w:del w:id="1371" w:author="Author">
        <w:r w:rsidRPr="00302C65" w:rsidDel="00A16D3A">
          <w:delText xml:space="preserve">for </w:delText>
        </w:r>
      </w:del>
      <w:ins w:id="1372" w:author="Author">
        <w:r w:rsidR="00A16D3A">
          <w:t>by</w:t>
        </w:r>
        <w:r w:rsidR="00A16D3A" w:rsidRPr="00302C65">
          <w:t xml:space="preserve"> </w:t>
        </w:r>
      </w:ins>
      <w:r w:rsidRPr="00302C65">
        <w:t>individual</w:t>
      </w:r>
      <w:ins w:id="1373" w:author="Author">
        <w:r w:rsidR="00A16D3A">
          <w:t>s</w:t>
        </w:r>
      </w:ins>
      <w:r w:rsidRPr="00302C65">
        <w:t xml:space="preserve"> or team</w:t>
      </w:r>
      <w:ins w:id="1374" w:author="Author">
        <w:r w:rsidR="00A16D3A">
          <w:t>s</w:t>
        </w:r>
      </w:ins>
      <w:del w:id="1375" w:author="Author">
        <w:r w:rsidRPr="00302C65">
          <w:delText xml:space="preserve"> </w:delText>
        </w:r>
        <w:r w:rsidRPr="00302C65" w:rsidDel="00A16D3A">
          <w:delText>work</w:delText>
        </w:r>
      </w:del>
      <w:r w:rsidRPr="00302C65">
        <w:t xml:space="preserve"> are organized and stored</w:t>
      </w:r>
      <w:del w:id="1376" w:author="Author">
        <w:r w:rsidRPr="00302C65">
          <w:delText>,</w:delText>
        </w:r>
      </w:del>
      <w:r w:rsidRPr="00302C65">
        <w:t xml:space="preserve"> and </w:t>
      </w:r>
      <w:ins w:id="1377" w:author="Author">
        <w:r w:rsidR="00A16D3A">
          <w:t xml:space="preserve">the </w:t>
        </w:r>
      </w:ins>
      <w:r w:rsidRPr="00302C65">
        <w:t>keywords</w:t>
      </w:r>
      <w:ins w:id="1378" w:author="Author">
        <w:r w:rsidR="00A16D3A">
          <w:t xml:space="preserve"> used to</w:t>
        </w:r>
      </w:ins>
      <w:r w:rsidRPr="00302C65">
        <w:t xml:space="preserve"> tag</w:t>
      </w:r>
      <w:del w:id="1379" w:author="Author">
        <w:r w:rsidRPr="00302C65" w:rsidDel="00A16D3A">
          <w:delText>ging</w:delText>
        </w:r>
      </w:del>
      <w:r w:rsidRPr="00302C65">
        <w:t xml:space="preserve"> specific sentences </w:t>
      </w:r>
      <w:del w:id="1380" w:author="Author">
        <w:r w:rsidRPr="00302C65" w:rsidDel="00A16D3A">
          <w:delText xml:space="preserve">in the documents </w:delText>
        </w:r>
      </w:del>
      <w:r w:rsidRPr="00302C65">
        <w:t>act as notes</w:t>
      </w:r>
      <w:ins w:id="1381" w:author="Author">
        <w:r w:rsidR="00A16D3A">
          <w:t>;</w:t>
        </w:r>
      </w:ins>
      <w:del w:id="1382" w:author="Author">
        <w:r w:rsidRPr="00302C65" w:rsidDel="00A16D3A">
          <w:delText>,</w:delText>
        </w:r>
      </w:del>
      <w:r w:rsidRPr="00302C65">
        <w:t xml:space="preserve"> </w:t>
      </w:r>
      <w:del w:id="1383" w:author="Author">
        <w:r w:rsidRPr="00302C65" w:rsidDel="00A16D3A">
          <w:delText>which is</w:delText>
        </w:r>
      </w:del>
      <w:ins w:id="1384" w:author="Author">
        <w:r w:rsidR="00A16D3A">
          <w:t>this</w:t>
        </w:r>
      </w:ins>
      <w:r w:rsidRPr="00302C65">
        <w:t xml:space="preserve"> </w:t>
      </w:r>
      <w:del w:id="1385" w:author="Author">
        <w:r w:rsidRPr="00302C65" w:rsidDel="00A16D3A">
          <w:delText xml:space="preserve">the </w:delText>
        </w:r>
      </w:del>
      <w:r w:rsidRPr="00302C65">
        <w:t xml:space="preserve">technology </w:t>
      </w:r>
      <w:ins w:id="1386" w:author="Author">
        <w:r w:rsidR="00A16D3A">
          <w:t xml:space="preserve">was </w:t>
        </w:r>
      </w:ins>
      <w:r w:rsidRPr="00302C65">
        <w:t xml:space="preserve">developed by the </w:t>
      </w:r>
      <w:del w:id="1387" w:author="Author">
        <w:r w:rsidRPr="00302C65" w:rsidDel="00A16D3A">
          <w:delText xml:space="preserve">developers </w:delText>
        </w:r>
      </w:del>
      <w:ins w:id="1388" w:author="Author">
        <w:r w:rsidR="00A16D3A">
          <w:t>authors</w:t>
        </w:r>
        <w:r w:rsidR="00A16D3A" w:rsidRPr="00302C65">
          <w:t xml:space="preserve"> </w:t>
        </w:r>
      </w:ins>
      <w:r w:rsidRPr="00302C65">
        <w:t xml:space="preserve">of this </w:t>
      </w:r>
      <w:del w:id="1389" w:author="Author">
        <w:r w:rsidRPr="00302C65" w:rsidDel="00A16D3A">
          <w:lastRenderedPageBreak/>
          <w:delText>research</w:delText>
        </w:r>
      </w:del>
      <w:ins w:id="1390" w:author="Author">
        <w:r w:rsidR="00A16D3A">
          <w:t>paper</w:t>
        </w:r>
      </w:ins>
      <w:r w:rsidRPr="00302C65">
        <w:t xml:space="preserve">. </w:t>
      </w:r>
      <w:del w:id="1391" w:author="Author">
        <w:r w:rsidRPr="00302C65" w:rsidDel="00EB3227">
          <w:delText xml:space="preserve"> </w:delText>
        </w:r>
      </w:del>
      <w:r w:rsidRPr="00302C65">
        <w:t xml:space="preserve">The </w:t>
      </w:r>
      <w:del w:id="1392" w:author="Author">
        <w:r w:rsidRPr="00302C65" w:rsidDel="00A16D3A">
          <w:delText xml:space="preserve">purpose of this </w:delText>
        </w:r>
      </w:del>
      <w:ins w:id="1393" w:author="Author">
        <w:del w:id="1394" w:author="Author">
          <w:r w:rsidRPr="00302C65" w:rsidDel="00A16D3A">
            <w:delText>study</w:delText>
          </w:r>
        </w:del>
      </w:ins>
      <w:del w:id="1395" w:author="Author">
        <w:r w:rsidRPr="00302C65" w:rsidDel="00A16D3A">
          <w:delText>paper</w:delText>
        </w:r>
      </w:del>
      <w:ins w:id="1396" w:author="Author">
        <w:r w:rsidR="00A16D3A">
          <w:t>aim was</w:t>
        </w:r>
      </w:ins>
      <w:r w:rsidRPr="00302C65">
        <w:t xml:space="preserve"> </w:t>
      </w:r>
      <w:ins w:id="1397" w:author="Author">
        <w:r w:rsidRPr="00302C65">
          <w:t>i</w:t>
        </w:r>
        <w:del w:id="1398" w:author="Author">
          <w:r w:rsidRPr="00302C65">
            <w:delText>wa</w:delText>
          </w:r>
        </w:del>
      </w:ins>
      <w:del w:id="1399" w:author="Author">
        <w:r w:rsidRPr="00302C65">
          <w:delText>i</w:delText>
        </w:r>
      </w:del>
      <w:r w:rsidRPr="00302C65">
        <w:t xml:space="preserve">s to </w:t>
      </w:r>
      <w:del w:id="1400" w:author="Author">
        <w:r w:rsidRPr="00302C65" w:rsidDel="00A16D3A">
          <w:delText xml:space="preserve">apply </w:delText>
        </w:r>
      </w:del>
      <w:ins w:id="1401" w:author="Author">
        <w:r w:rsidR="00A16D3A">
          <w:t>employ</w:t>
        </w:r>
        <w:r w:rsidR="00A16D3A" w:rsidRPr="00302C65">
          <w:t xml:space="preserve"> </w:t>
        </w:r>
      </w:ins>
      <w:r w:rsidRPr="00302C65">
        <w:t>the R</w:t>
      </w:r>
      <w:del w:id="1402" w:author="Author">
        <w:r w:rsidRPr="00302C65" w:rsidDel="00A16D3A">
          <w:delText>a</w:delText>
        </w:r>
      </w:del>
      <w:ins w:id="1403" w:author="Author">
        <w:r w:rsidR="00A16D3A">
          <w:t>AG</w:t>
        </w:r>
      </w:ins>
      <w:del w:id="1404" w:author="Author">
        <w:r w:rsidRPr="00302C65" w:rsidDel="00A16D3A">
          <w:delText>g</w:delText>
        </w:r>
      </w:del>
      <w:r w:rsidRPr="00302C65">
        <w:t xml:space="preserve"> pipeline </w:t>
      </w:r>
      <w:ins w:id="1405" w:author="Author">
        <w:r w:rsidR="00A16D3A">
          <w:t>f</w:t>
        </w:r>
      </w:ins>
      <w:del w:id="1406" w:author="Author">
        <w:r w:rsidRPr="00302C65" w:rsidDel="00A16D3A">
          <w:delText xml:space="preserve">to </w:delText>
        </w:r>
      </w:del>
      <w:ins w:id="1407" w:author="Author">
        <w:r w:rsidR="00A16D3A">
          <w:t>or</w:t>
        </w:r>
        <w:r w:rsidR="00A16D3A" w:rsidRPr="00302C65">
          <w:t xml:space="preserve"> </w:t>
        </w:r>
      </w:ins>
      <w:r w:rsidRPr="00302C65">
        <w:t>design</w:t>
      </w:r>
      <w:ins w:id="1408" w:author="Author">
        <w:r w:rsidR="00A16D3A">
          <w:t>ing</w:t>
        </w:r>
      </w:ins>
      <w:r w:rsidRPr="00302C65">
        <w:t xml:space="preserve"> a personalized </w:t>
      </w:r>
      <w:del w:id="1409" w:author="Author">
        <w:r w:rsidRPr="00302C65" w:rsidDel="00A16D3A">
          <w:delText xml:space="preserve">knowledge </w:delText>
        </w:r>
      </w:del>
      <w:r w:rsidRPr="00302C65">
        <w:t>database construction and retrieval technique to develop a</w:t>
      </w:r>
      <w:ins w:id="1410" w:author="Author">
        <w:r w:rsidR="00A16D3A">
          <w:t>n</w:t>
        </w:r>
      </w:ins>
      <w:r w:rsidRPr="00302C65">
        <w:t xml:space="preserve"> </w:t>
      </w:r>
      <w:del w:id="1411" w:author="Author">
        <w:r w:rsidRPr="00302C65" w:rsidDel="00A16D3A">
          <w:delText xml:space="preserve">personal </w:delText>
        </w:r>
      </w:del>
      <w:r w:rsidRPr="00302C65">
        <w:t xml:space="preserve">information retrieval technique that </w:t>
      </w:r>
      <w:del w:id="1412" w:author="Author">
        <w:r w:rsidRPr="00302C65" w:rsidDel="00A16D3A">
          <w:delText>does not have</w:delText>
        </w:r>
      </w:del>
      <w:ins w:id="1413" w:author="Author">
        <w:r w:rsidR="00A16D3A">
          <w:t>without</w:t>
        </w:r>
      </w:ins>
      <w:r w:rsidRPr="00302C65">
        <w:t xml:space="preserve"> the disadvantages of </w:t>
      </w:r>
      <w:del w:id="1414" w:author="Author">
        <w:r w:rsidRPr="00302C65" w:rsidDel="00A16D3A">
          <w:delText xml:space="preserve">the </w:delText>
        </w:r>
      </w:del>
      <w:r w:rsidRPr="00302C65">
        <w:t>existing LLM</w:t>
      </w:r>
      <w:ins w:id="1415" w:author="Author">
        <w:r w:rsidR="00A16D3A">
          <w:t>s</w:t>
        </w:r>
      </w:ins>
      <w:r w:rsidRPr="00302C65">
        <w:t xml:space="preserve">. </w:t>
      </w:r>
    </w:p>
    <w:p w14:paraId="249B5230" w14:textId="775D5ADE" w:rsidR="00302C65" w:rsidRPr="00302C65" w:rsidRDefault="00A16D3A" w:rsidP="00302C65">
      <w:pPr>
        <w:pStyle w:val="MDPI31text"/>
      </w:pPr>
      <w:ins w:id="1416" w:author="Author">
        <w:r>
          <w:t>A well-established semantic space is required for</w:t>
        </w:r>
        <w:del w:id="1417" w:author="Author">
          <w:r w:rsidR="00302C65" w:rsidRPr="00302C65" w:rsidDel="00A16D3A">
            <w:delText>To</w:delText>
          </w:r>
        </w:del>
      </w:ins>
      <w:del w:id="1418" w:author="Author">
        <w:r w:rsidR="00302C65" w:rsidRPr="00302C65" w:rsidDel="00A16D3A">
          <w:delText>In order to</w:delText>
        </w:r>
      </w:del>
      <w:r w:rsidR="00302C65" w:rsidRPr="00302C65">
        <w:t xml:space="preserve"> </w:t>
      </w:r>
      <w:del w:id="1419" w:author="Author">
        <w:r w:rsidR="00302C65" w:rsidRPr="00302C65" w:rsidDel="00A16D3A">
          <w:delText xml:space="preserve">apply </w:delText>
        </w:r>
      </w:del>
      <w:ins w:id="1420" w:author="Author">
        <w:r>
          <w:t>employing</w:t>
        </w:r>
        <w:r w:rsidRPr="00302C65">
          <w:t xml:space="preserve"> </w:t>
        </w:r>
      </w:ins>
      <w:r w:rsidR="00302C65" w:rsidRPr="00302C65">
        <w:t>RAG</w:t>
      </w:r>
      <w:del w:id="1421" w:author="Author">
        <w:r w:rsidR="00302C65" w:rsidRPr="00302C65" w:rsidDel="00A16D3A">
          <w:delText>s</w:delText>
        </w:r>
      </w:del>
      <w:r w:rsidR="00302C65" w:rsidRPr="00302C65">
        <w:t xml:space="preserve"> to compensate for </w:t>
      </w:r>
      <w:del w:id="1422" w:author="Author">
        <w:r w:rsidR="00302C65" w:rsidRPr="00302C65" w:rsidDel="00A16D3A">
          <w:delText>shortcomings</w:delText>
        </w:r>
      </w:del>
      <w:ins w:id="1423" w:author="Author">
        <w:del w:id="1424" w:author="Author">
          <w:r w:rsidR="00302C65" w:rsidRPr="00302C65">
            <w:delText>,</w:delText>
          </w:r>
        </w:del>
      </w:ins>
      <w:del w:id="1425" w:author="Author">
        <w:r w:rsidR="00302C65" w:rsidRPr="00302C65" w:rsidDel="00A16D3A">
          <w:delText xml:space="preserve"> such as </w:delText>
        </w:r>
      </w:del>
      <w:r w:rsidR="00302C65" w:rsidRPr="00302C65">
        <w:t>LLM</w:t>
      </w:r>
      <w:del w:id="1426" w:author="Author">
        <w:r w:rsidR="00302C65" w:rsidRPr="00302C65">
          <w:delText>'s</w:delText>
        </w:r>
      </w:del>
      <w:r w:rsidR="00302C65" w:rsidRPr="00302C65">
        <w:t xml:space="preserve"> hallucinations</w:t>
      </w:r>
      <w:del w:id="1427" w:author="Author">
        <w:r w:rsidR="00302C65" w:rsidRPr="00302C65" w:rsidDel="00A16D3A">
          <w:delText xml:space="preserve">, the semantic space must be well established. </w:delText>
        </w:r>
      </w:del>
      <w:ins w:id="1428" w:author="Author">
        <w:del w:id="1429" w:author="Author">
          <w:r w:rsidR="00302C65" w:rsidRPr="00302C65" w:rsidDel="00A16D3A">
            <w:delText>Otherwise</w:delText>
          </w:r>
        </w:del>
      </w:ins>
      <w:del w:id="1430" w:author="Author">
        <w:r w:rsidR="00302C65" w:rsidRPr="00302C65" w:rsidDel="00A16D3A">
          <w:delText>If not, QA may fail to</w:delText>
        </w:r>
      </w:del>
      <w:ins w:id="1431" w:author="Author">
        <w:r>
          <w:t xml:space="preserve"> and ensure</w:t>
        </w:r>
      </w:ins>
      <w:r w:rsidR="00302C65" w:rsidRPr="00302C65">
        <w:t xml:space="preserve"> </w:t>
      </w:r>
      <w:del w:id="1432" w:author="Author">
        <w:r w:rsidR="00302C65" w:rsidRPr="00302C65" w:rsidDel="00A16D3A">
          <w:delText xml:space="preserve">retrieve </w:delText>
        </w:r>
      </w:del>
      <w:ins w:id="1433" w:author="Author">
        <w:r>
          <w:t xml:space="preserve">that </w:t>
        </w:r>
      </w:ins>
      <w:r w:rsidR="00302C65" w:rsidRPr="00302C65">
        <w:t>appropriate and accurate answers</w:t>
      </w:r>
      <w:ins w:id="1434" w:author="Author">
        <w:r>
          <w:t xml:space="preserve"> are retrieved by the LLM during QA</w:t>
        </w:r>
      </w:ins>
      <w:r w:rsidR="00302C65" w:rsidRPr="00302C65">
        <w:t xml:space="preserve">. Tagging services </w:t>
      </w:r>
      <w:del w:id="1435" w:author="Author">
        <w:r w:rsidR="00302C65" w:rsidRPr="00302C65" w:rsidDel="00A16D3A">
          <w:delText xml:space="preserve">are </w:delText>
        </w:r>
      </w:del>
      <w:ins w:id="1436" w:author="Author">
        <w:del w:id="1437" w:author="Author">
          <w:r w:rsidR="00302C65" w:rsidRPr="00302C65" w:rsidDel="00A16D3A">
            <w:delText>intended</w:delText>
          </w:r>
        </w:del>
        <w:r>
          <w:t>attempt</w:t>
        </w:r>
      </w:ins>
      <w:del w:id="1438" w:author="Author">
        <w:r w:rsidR="00302C65" w:rsidRPr="00302C65">
          <w:delText>meant</w:delText>
        </w:r>
      </w:del>
      <w:r w:rsidR="00302C65" w:rsidRPr="00302C65">
        <w:t xml:space="preserve"> to make RAGs more active and build a personalized semantic space for successful answer generation.</w:t>
      </w:r>
    </w:p>
    <w:p w14:paraId="75ACB1FB" w14:textId="3AD2E882" w:rsidR="00302C65" w:rsidRPr="00302C65" w:rsidDel="00903198" w:rsidRDefault="00302C65" w:rsidP="00302C65">
      <w:pPr>
        <w:pStyle w:val="MDPI31text"/>
        <w:rPr>
          <w:del w:id="1439" w:author="Author"/>
        </w:rPr>
      </w:pPr>
      <w:r w:rsidRPr="00302C65">
        <w:t xml:space="preserve">The </w:t>
      </w:r>
      <w:ins w:id="1440" w:author="Author">
        <w:r w:rsidR="00633E38">
          <w:t xml:space="preserve">proposed </w:t>
        </w:r>
      </w:ins>
      <w:r w:rsidRPr="00302C65">
        <w:t xml:space="preserve">RAG pipeline </w:t>
      </w:r>
      <w:del w:id="1441" w:author="Author">
        <w:r w:rsidRPr="00302C65" w:rsidDel="00633E38">
          <w:delText xml:space="preserve">system </w:delText>
        </w:r>
      </w:del>
      <w:ins w:id="1442" w:author="Author">
        <w:del w:id="1443" w:author="Author">
          <w:r w:rsidRPr="00302C65" w:rsidDel="00633E38">
            <w:delText xml:space="preserve">that </w:delText>
          </w:r>
        </w:del>
      </w:ins>
      <w:del w:id="1444" w:author="Author">
        <w:r w:rsidRPr="00302C65" w:rsidDel="00633E38">
          <w:delText>you develop</w:delText>
        </w:r>
      </w:del>
      <w:ins w:id="1445" w:author="Author">
        <w:del w:id="1446" w:author="Author">
          <w:r w:rsidRPr="00302C65" w:rsidDel="00633E38">
            <w:delText>ed</w:delText>
          </w:r>
        </w:del>
      </w:ins>
      <w:del w:id="1447" w:author="Author">
        <w:r w:rsidRPr="00302C65" w:rsidDel="00633E38">
          <w:delText xml:space="preserve"> involves </w:delText>
        </w:r>
      </w:del>
      <w:r w:rsidRPr="00302C65">
        <w:t>effectively process</w:t>
      </w:r>
      <w:ins w:id="1448" w:author="Author">
        <w:r w:rsidR="00633E38">
          <w:t>es</w:t>
        </w:r>
      </w:ins>
      <w:del w:id="1449" w:author="Author">
        <w:r w:rsidRPr="00302C65" w:rsidDel="00633E38">
          <w:delText>ing</w:delText>
        </w:r>
      </w:del>
      <w:r w:rsidRPr="00302C65">
        <w:t xml:space="preserve"> user questions and generat</w:t>
      </w:r>
      <w:ins w:id="1450" w:author="Author">
        <w:r w:rsidR="00633E38">
          <w:t>es</w:t>
        </w:r>
      </w:ins>
      <w:del w:id="1451" w:author="Author">
        <w:r w:rsidRPr="00302C65" w:rsidDel="00633E38">
          <w:delText>ing</w:delText>
        </w:r>
      </w:del>
      <w:r w:rsidRPr="00302C65">
        <w:t xml:space="preserve"> relevant answers</w:t>
      </w:r>
      <w:ins w:id="1452" w:author="Author">
        <w:r w:rsidR="00633E38">
          <w:t xml:space="preserve"> using</w:t>
        </w:r>
        <w:del w:id="1453" w:author="Author">
          <w:r w:rsidRPr="00302C65" w:rsidDel="00633E38">
            <w:delText>.</w:delText>
          </w:r>
        </w:del>
      </w:ins>
      <w:del w:id="1454" w:author="Author">
        <w:r w:rsidRPr="00302C65">
          <w:delText>,</w:delText>
        </w:r>
      </w:del>
      <w:r w:rsidRPr="00302C65">
        <w:t xml:space="preserve"> </w:t>
      </w:r>
      <w:del w:id="1455" w:author="Author">
        <w:r w:rsidRPr="00302C65">
          <w:delText xml:space="preserve">and </w:delText>
        </w:r>
      </w:del>
      <w:ins w:id="1456" w:author="Author">
        <w:del w:id="1457" w:author="Author">
          <w:r w:rsidRPr="00302C65" w:rsidDel="00633E38">
            <w:delText>I</w:delText>
          </w:r>
        </w:del>
      </w:ins>
      <w:del w:id="1458" w:author="Author">
        <w:r w:rsidRPr="00302C65" w:rsidDel="00633E38">
          <w:delText>it u</w:delText>
        </w:r>
        <w:r w:rsidRPr="00302C65">
          <w:delText>tiliz</w:delText>
        </w:r>
        <w:r w:rsidRPr="00302C65" w:rsidDel="00633E38">
          <w:delText xml:space="preserve">es </w:delText>
        </w:r>
      </w:del>
      <w:r w:rsidRPr="00302C65">
        <w:t>three main components</w:t>
      </w:r>
      <w:del w:id="1459" w:author="Author">
        <w:r w:rsidRPr="00302C65" w:rsidDel="00633E38">
          <w:delText xml:space="preserve"> to do so</w:delText>
        </w:r>
      </w:del>
      <w:r w:rsidRPr="00302C65">
        <w:t xml:space="preserve">. The first </w:t>
      </w:r>
      <w:del w:id="1460" w:author="Author">
        <w:r w:rsidRPr="00302C65" w:rsidDel="00633E38">
          <w:delText xml:space="preserve">component </w:delText>
        </w:r>
      </w:del>
      <w:r w:rsidRPr="00302C65">
        <w:t>is a</w:t>
      </w:r>
      <w:ins w:id="1461" w:author="Author">
        <w:r w:rsidRPr="00302C65">
          <w:t>n</w:t>
        </w:r>
      </w:ins>
      <w:r w:rsidRPr="00302C65">
        <w:t xml:space="preserve"> SQL database that stores personalized documents and information based on the identity of </w:t>
      </w:r>
      <w:ins w:id="1462" w:author="Author">
        <w:r w:rsidRPr="00302C65">
          <w:t>an</w:t>
        </w:r>
      </w:ins>
      <w:del w:id="1463" w:author="Author">
        <w:r w:rsidRPr="00302C65">
          <w:delText>the</w:delText>
        </w:r>
      </w:del>
      <w:r w:rsidRPr="00302C65">
        <w:t xml:space="preserve"> individual</w:t>
      </w:r>
      <w:del w:id="1464" w:author="Author">
        <w:r w:rsidRPr="00302C65" w:rsidDel="00633E38">
          <w:delText xml:space="preserve"> using the system</w:delText>
        </w:r>
      </w:del>
      <w:r w:rsidRPr="00302C65">
        <w:t>. The user</w:t>
      </w:r>
      <w:ins w:id="1465" w:author="Author">
        <w:r w:rsidR="0050635D">
          <w:t>-</w:t>
        </w:r>
      </w:ins>
      <w:del w:id="1466" w:author="Author">
        <w:r w:rsidRPr="00302C65" w:rsidDel="0050635D">
          <w:delText xml:space="preserve"> </w:delText>
        </w:r>
      </w:del>
      <w:r w:rsidRPr="00302C65">
        <w:t xml:space="preserve">information table in this SQL database </w:t>
      </w:r>
      <w:commentRangeStart w:id="1467"/>
      <w:del w:id="1468" w:author="Author">
        <w:r w:rsidRPr="00302C65" w:rsidDel="00903198">
          <w:delText xml:space="preserve">typically </w:delText>
        </w:r>
      </w:del>
      <w:r w:rsidRPr="00302C65">
        <w:t>manages</w:t>
      </w:r>
      <w:commentRangeEnd w:id="1467"/>
      <w:r w:rsidR="00903198">
        <w:rPr>
          <w:rStyle w:val="CommentReference"/>
          <w:rFonts w:eastAsia="SimSun"/>
          <w:noProof/>
          <w:snapToGrid/>
          <w:lang w:eastAsia="zh-CN" w:bidi="ar-SA"/>
        </w:rPr>
        <w:commentReference w:id="1467"/>
      </w:r>
      <w:r w:rsidRPr="00302C65">
        <w:t xml:space="preserve"> the information of </w:t>
      </w:r>
      <w:del w:id="1469" w:author="Author">
        <w:r w:rsidRPr="00302C65">
          <w:delText xml:space="preserve">users who have </w:delText>
        </w:r>
      </w:del>
      <w:r w:rsidRPr="00302C65">
        <w:t xml:space="preserve">registered </w:t>
      </w:r>
      <w:ins w:id="1470" w:author="Author">
        <w:r w:rsidRPr="00302C65">
          <w:t>users</w:t>
        </w:r>
      </w:ins>
      <w:del w:id="1471" w:author="Author">
        <w:r w:rsidRPr="00302C65">
          <w:delText>to</w:delText>
        </w:r>
      </w:del>
      <w:r w:rsidRPr="00302C65">
        <w:t xml:space="preserve"> </w:t>
      </w:r>
      <w:del w:id="1472" w:author="Author">
        <w:r w:rsidRPr="00302C65" w:rsidDel="00903198">
          <w:delText>us</w:delText>
        </w:r>
      </w:del>
      <w:ins w:id="1473" w:author="Author">
        <w:del w:id="1474" w:author="Author">
          <w:r w:rsidRPr="00302C65" w:rsidDel="00903198">
            <w:delText>ing</w:delText>
          </w:r>
        </w:del>
      </w:ins>
      <w:del w:id="1475" w:author="Author">
        <w:r w:rsidRPr="00302C65" w:rsidDel="00903198">
          <w:delText>e</w:delText>
        </w:r>
      </w:del>
      <w:ins w:id="1476" w:author="Author">
        <w:r w:rsidR="00903198">
          <w:t>through</w:t>
        </w:r>
      </w:ins>
      <w:r w:rsidRPr="00302C65">
        <w:t xml:space="preserve"> </w:t>
      </w:r>
      <w:ins w:id="1477" w:author="Author">
        <w:r w:rsidRPr="00302C65">
          <w:t>a</w:t>
        </w:r>
      </w:ins>
      <w:del w:id="1478" w:author="Author">
        <w:r w:rsidRPr="00302C65">
          <w:delText>the</w:delText>
        </w:r>
      </w:del>
      <w:r w:rsidRPr="00302C65">
        <w:t xml:space="preserve"> </w:t>
      </w:r>
      <w:ins w:id="1479" w:author="Author">
        <w:r w:rsidR="0050635D">
          <w:t>“T</w:t>
        </w:r>
      </w:ins>
      <w:del w:id="1480" w:author="Author">
        <w:r w:rsidRPr="00302C65" w:rsidDel="0050635D">
          <w:delText>t</w:delText>
        </w:r>
      </w:del>
      <w:r w:rsidRPr="00302C65">
        <w:t>ag</w:t>
      </w:r>
      <w:ins w:id="1481" w:author="Author">
        <w:r w:rsidR="0050635D">
          <w:t xml:space="preserve"> </w:t>
        </w:r>
      </w:ins>
      <w:del w:id="1482" w:author="Author">
        <w:r w:rsidRPr="00302C65">
          <w:delText>ging</w:delText>
        </w:r>
        <w:r w:rsidRPr="00302C65" w:rsidDel="00903198">
          <w:delText xml:space="preserve"> </w:delText>
        </w:r>
      </w:del>
      <w:ins w:id="1483" w:author="Author">
        <w:r w:rsidR="0050635D">
          <w:t>B</w:t>
        </w:r>
      </w:ins>
      <w:del w:id="1484" w:author="Author">
        <w:r w:rsidRPr="00302C65" w:rsidDel="0050635D">
          <w:delText>b</w:delText>
        </w:r>
      </w:del>
      <w:r w:rsidRPr="00302C65">
        <w:t>ox</w:t>
      </w:r>
      <w:ins w:id="1485" w:author="Author">
        <w:r w:rsidR="0050635D">
          <w:t>”</w:t>
        </w:r>
      </w:ins>
      <w:r w:rsidRPr="00302C65">
        <w:t xml:space="preserve"> system. </w:t>
      </w:r>
    </w:p>
    <w:p w14:paraId="7D34F360" w14:textId="4CB2EAC8" w:rsidR="00302C65" w:rsidRPr="00302C65" w:rsidRDefault="00302C65" w:rsidP="00302C65">
      <w:pPr>
        <w:pStyle w:val="MDPI31text"/>
      </w:pPr>
      <w:r w:rsidRPr="00302C65">
        <w:t xml:space="preserve">When a </w:t>
      </w:r>
      <w:ins w:id="1486" w:author="Author">
        <w:del w:id="1487" w:author="Author">
          <w:r w:rsidRPr="00302C65" w:rsidDel="00903198">
            <w:delText xml:space="preserve">text </w:delText>
          </w:r>
        </w:del>
      </w:ins>
      <w:r w:rsidRPr="00302C65">
        <w:t>question</w:t>
      </w:r>
      <w:del w:id="1488" w:author="Author">
        <w:r w:rsidRPr="00302C65">
          <w:delText xml:space="preserve"> text</w:delText>
        </w:r>
      </w:del>
      <w:r w:rsidRPr="00302C65">
        <w:t xml:space="preserve"> is entered in</w:t>
      </w:r>
      <w:ins w:id="1489" w:author="Author">
        <w:r w:rsidRPr="00302C65">
          <w:t>to</w:t>
        </w:r>
      </w:ins>
      <w:r w:rsidRPr="00302C65">
        <w:t xml:space="preserve"> the </w:t>
      </w:r>
      <w:del w:id="1490" w:author="Author">
        <w:r w:rsidRPr="00302C65">
          <w:delText xml:space="preserve">QA system's </w:delText>
        </w:r>
      </w:del>
      <w:r w:rsidRPr="00302C65">
        <w:t>user interface</w:t>
      </w:r>
      <w:ins w:id="1491" w:author="Author">
        <w:r w:rsidRPr="00302C65">
          <w:t xml:space="preserve"> of the QA system</w:t>
        </w:r>
      </w:ins>
      <w:r w:rsidRPr="00302C65">
        <w:t>, th</w:t>
      </w:r>
      <w:ins w:id="1492" w:author="Author">
        <w:r w:rsidRPr="00302C65">
          <w:t>e</w:t>
        </w:r>
      </w:ins>
      <w:del w:id="1493" w:author="Author">
        <w:r w:rsidRPr="00302C65">
          <w:delText>is</w:delText>
        </w:r>
      </w:del>
      <w:r w:rsidRPr="00302C65">
        <w:t xml:space="preserve"> SQL database extracts information from </w:t>
      </w:r>
      <w:ins w:id="1494" w:author="Author">
        <w:del w:id="1495" w:author="Author">
          <w:r w:rsidRPr="00302C65" w:rsidDel="00903198">
            <w:delText>a</w:delText>
          </w:r>
        </w:del>
      </w:ins>
      <w:del w:id="1496" w:author="Author">
        <w:r w:rsidRPr="00302C65" w:rsidDel="00903198">
          <w:delText>the</w:delText>
        </w:r>
      </w:del>
      <w:ins w:id="1497" w:author="Author">
        <w:r w:rsidR="00903198">
          <w:t>the</w:t>
        </w:r>
      </w:ins>
      <w:r w:rsidRPr="00302C65">
        <w:t xml:space="preserve"> table </w:t>
      </w:r>
      <w:ins w:id="1498" w:author="Author">
        <w:r w:rsidRPr="00302C65">
          <w:t xml:space="preserve">that </w:t>
        </w:r>
      </w:ins>
      <w:r w:rsidRPr="00302C65">
        <w:t>match</w:t>
      </w:r>
      <w:ins w:id="1499" w:author="Author">
        <w:r w:rsidRPr="00302C65">
          <w:t>es</w:t>
        </w:r>
      </w:ins>
      <w:del w:id="1500" w:author="Author">
        <w:r w:rsidRPr="00302C65">
          <w:delText>ing</w:delText>
        </w:r>
      </w:del>
      <w:r w:rsidRPr="00302C65">
        <w:t xml:space="preserve"> the </w:t>
      </w:r>
      <w:ins w:id="1501" w:author="Author">
        <w:r w:rsidR="00903198">
          <w:t xml:space="preserve">user </w:t>
        </w:r>
      </w:ins>
      <w:r w:rsidRPr="00302C65">
        <w:t xml:space="preserve">ID and splits it into </w:t>
      </w:r>
      <w:del w:id="1502" w:author="Author">
        <w:r w:rsidRPr="00302C65" w:rsidDel="00903198">
          <w:delText xml:space="preserve">data </w:delText>
        </w:r>
      </w:del>
      <w:r w:rsidRPr="00302C65">
        <w:t xml:space="preserve">chunks for further processing. </w:t>
      </w:r>
    </w:p>
    <w:p w14:paraId="73699A31" w14:textId="395C3065" w:rsidR="00302C65" w:rsidRPr="00302C65" w:rsidRDefault="00302C65" w:rsidP="00302C65">
      <w:pPr>
        <w:pStyle w:val="MDPI31text"/>
      </w:pPr>
      <w:r w:rsidRPr="00302C65">
        <w:t>The second component</w:t>
      </w:r>
      <w:ins w:id="1503" w:author="Author">
        <w:r w:rsidR="00903198">
          <w:t xml:space="preserve"> is</w:t>
        </w:r>
      </w:ins>
      <w:del w:id="1504" w:author="Author">
        <w:r w:rsidRPr="00302C65" w:rsidDel="00903198">
          <w:delText>,</w:delText>
        </w:r>
      </w:del>
      <w:r w:rsidRPr="00302C65">
        <w:t xml:space="preserve"> a vector database</w:t>
      </w:r>
      <w:ins w:id="1505" w:author="Author">
        <w:r w:rsidR="00903198">
          <w:t xml:space="preserve"> that</w:t>
        </w:r>
      </w:ins>
      <w:del w:id="1506" w:author="Author">
        <w:r w:rsidRPr="00302C65" w:rsidDel="00903198">
          <w:delText>,</w:delText>
        </w:r>
      </w:del>
      <w:r w:rsidRPr="00302C65">
        <w:t xml:space="preserve"> takes </w:t>
      </w:r>
      <w:ins w:id="1507" w:author="Author">
        <w:r w:rsidR="00903198">
          <w:t xml:space="preserve">the </w:t>
        </w:r>
      </w:ins>
      <w:r w:rsidRPr="00302C65">
        <w:t>data</w:t>
      </w:r>
      <w:ins w:id="1508" w:author="Author">
        <w:r w:rsidR="00903198">
          <w:t xml:space="preserve"> chunks</w:t>
        </w:r>
      </w:ins>
      <w:r w:rsidRPr="00302C65">
        <w:t xml:space="preserve"> extracted </w:t>
      </w:r>
      <w:del w:id="1509" w:author="Author">
        <w:r w:rsidRPr="00302C65" w:rsidDel="00903198">
          <w:delText xml:space="preserve">and chunked </w:delText>
        </w:r>
      </w:del>
      <w:r w:rsidRPr="00302C65">
        <w:t xml:space="preserve">from </w:t>
      </w:r>
      <w:del w:id="1510" w:author="Author">
        <w:r w:rsidRPr="00302C65" w:rsidDel="00903198">
          <w:delText>a</w:delText>
        </w:r>
      </w:del>
      <w:ins w:id="1511" w:author="Author">
        <w:del w:id="1512" w:author="Author">
          <w:r w:rsidRPr="00302C65" w:rsidDel="00903198">
            <w:delText>n</w:delText>
          </w:r>
        </w:del>
      </w:ins>
      <w:del w:id="1513" w:author="Author">
        <w:r w:rsidRPr="00302C65" w:rsidDel="00903198">
          <w:delText xml:space="preserve"> </w:delText>
        </w:r>
      </w:del>
      <w:ins w:id="1514" w:author="Author">
        <w:r w:rsidR="00903198">
          <w:t>the</w:t>
        </w:r>
        <w:r w:rsidR="00903198" w:rsidRPr="00302C65">
          <w:t xml:space="preserve"> </w:t>
        </w:r>
      </w:ins>
      <w:r w:rsidRPr="00302C65">
        <w:t xml:space="preserve">SQL database and converts </w:t>
      </w:r>
      <w:del w:id="1515" w:author="Author">
        <w:r w:rsidRPr="00302C65" w:rsidDel="00903198">
          <w:delText xml:space="preserve">it </w:delText>
        </w:r>
      </w:del>
      <w:ins w:id="1516" w:author="Author">
        <w:r w:rsidR="00903198">
          <w:t>them</w:t>
        </w:r>
        <w:r w:rsidR="00903198" w:rsidRPr="00302C65">
          <w:t xml:space="preserve"> </w:t>
        </w:r>
      </w:ins>
      <w:r w:rsidRPr="00302C65">
        <w:t>into embedding vectors to reconstruct information</w:t>
      </w:r>
      <w:del w:id="1517" w:author="Author">
        <w:r w:rsidRPr="00302C65" w:rsidDel="00903198">
          <w:delText xml:space="preserve"> from it</w:delText>
        </w:r>
      </w:del>
      <w:r w:rsidRPr="00302C65">
        <w:t xml:space="preserve">. By storing data </w:t>
      </w:r>
      <w:del w:id="1518" w:author="Author">
        <w:r w:rsidRPr="00302C65" w:rsidDel="00903198">
          <w:delText xml:space="preserve">in </w:delText>
        </w:r>
      </w:del>
      <w:ins w:id="1519" w:author="Author">
        <w:r w:rsidR="00903198">
          <w:t>as</w:t>
        </w:r>
        <w:r w:rsidRPr="00302C65">
          <w:t xml:space="preserve"> </w:t>
        </w:r>
      </w:ins>
      <w:r w:rsidRPr="00302C65">
        <w:t>vector</w:t>
      </w:r>
      <w:ins w:id="1520" w:author="Author">
        <w:r w:rsidR="00903198">
          <w:t>s</w:t>
        </w:r>
      </w:ins>
      <w:del w:id="1521" w:author="Author">
        <w:r w:rsidRPr="00302C65" w:rsidDel="00903198">
          <w:delText xml:space="preserve"> form</w:delText>
        </w:r>
      </w:del>
      <w:r w:rsidRPr="00302C65">
        <w:t>,</w:t>
      </w:r>
      <w:ins w:id="1522" w:author="Author">
        <w:r w:rsidR="00903198">
          <w:t xml:space="preserve"> </w:t>
        </w:r>
      </w:ins>
      <w:del w:id="1523" w:author="Author">
        <w:r w:rsidRPr="00302C65" w:rsidDel="00903198">
          <w:delText xml:space="preserve"> </w:delText>
        </w:r>
      </w:del>
      <w:r w:rsidRPr="00302C65">
        <w:t xml:space="preserve">vector databases </w:t>
      </w:r>
      <w:ins w:id="1524" w:author="Author">
        <w:r w:rsidRPr="00302C65">
          <w:t>can be used</w:t>
        </w:r>
      </w:ins>
      <w:del w:id="1525" w:author="Author">
        <w:r w:rsidRPr="00302C65">
          <w:delText>excel</w:delText>
        </w:r>
      </w:del>
      <w:r w:rsidRPr="00302C65">
        <w:t xml:space="preserve"> </w:t>
      </w:r>
      <w:ins w:id="1526" w:author="Author">
        <w:r w:rsidRPr="00302C65">
          <w:t>to handle</w:t>
        </w:r>
      </w:ins>
      <w:del w:id="1527" w:author="Author">
        <w:r w:rsidRPr="00302C65">
          <w:delText>at handling</w:delText>
        </w:r>
      </w:del>
      <w:r w:rsidRPr="00302C65">
        <w:t xml:space="preserve"> unstructured data. To process user queries, vector databases use a similarity search between vector data, which </w:t>
      </w:r>
      <w:del w:id="1528" w:author="Author">
        <w:r w:rsidRPr="00302C65" w:rsidDel="00903198">
          <w:delText xml:space="preserve">has </w:delText>
        </w:r>
      </w:del>
      <w:ins w:id="1529" w:author="Author">
        <w:r w:rsidR="00903198">
          <w:t>offers</w:t>
        </w:r>
        <w:r w:rsidR="00903198" w:rsidRPr="00302C65">
          <w:t xml:space="preserve"> </w:t>
        </w:r>
      </w:ins>
      <w:r w:rsidRPr="00302C65">
        <w:t xml:space="preserve">the advantage of returning results more flexibly </w:t>
      </w:r>
      <w:del w:id="1530" w:author="Author">
        <w:r w:rsidRPr="00302C65" w:rsidDel="00903198">
          <w:delText xml:space="preserve">than </w:delText>
        </w:r>
      </w:del>
      <w:ins w:id="1531" w:author="Author">
        <w:del w:id="1532" w:author="Author">
          <w:r w:rsidRPr="00302C65" w:rsidDel="00903198">
            <w:delText xml:space="preserve">the requirement </w:delText>
          </w:r>
          <w:r w:rsidRPr="00302C65">
            <w:delText>of</w:delText>
          </w:r>
        </w:del>
      </w:ins>
      <w:del w:id="1533" w:author="Author">
        <w:r w:rsidRPr="00302C65" w:rsidDel="00903198">
          <w:delText>requiring</w:delText>
        </w:r>
      </w:del>
      <w:ins w:id="1534" w:author="Author">
        <w:r w:rsidR="0050635D">
          <w:t>than</w:t>
        </w:r>
      </w:ins>
      <w:r w:rsidRPr="00302C65">
        <w:t xml:space="preserve"> </w:t>
      </w:r>
      <w:ins w:id="1535" w:author="Author">
        <w:r w:rsidR="00903198">
          <w:t xml:space="preserve">using </w:t>
        </w:r>
      </w:ins>
      <w:del w:id="1536" w:author="Author">
        <w:r w:rsidRPr="00302C65" w:rsidDel="0050635D">
          <w:delText xml:space="preserve">an </w:delText>
        </w:r>
      </w:del>
      <w:r w:rsidRPr="00302C65">
        <w:t>exact match</w:t>
      </w:r>
      <w:ins w:id="1537" w:author="Author">
        <w:r w:rsidR="0050635D">
          <w:t>es</w:t>
        </w:r>
      </w:ins>
      <w:r w:rsidRPr="00302C65">
        <w:t xml:space="preserve"> to </w:t>
      </w:r>
      <w:del w:id="1538" w:author="Author">
        <w:r w:rsidRPr="00302C65" w:rsidDel="0050635D">
          <w:delText xml:space="preserve">a </w:delText>
        </w:r>
      </w:del>
      <w:r w:rsidRPr="00302C65">
        <w:t>quer</w:t>
      </w:r>
      <w:ins w:id="1539" w:author="Author">
        <w:r w:rsidR="0050635D">
          <w:t>ies</w:t>
        </w:r>
      </w:ins>
      <w:del w:id="1540" w:author="Author">
        <w:r w:rsidRPr="00302C65" w:rsidDel="0050635D">
          <w:delText>y</w:delText>
        </w:r>
      </w:del>
      <w:r w:rsidRPr="00302C65">
        <w:t xml:space="preserve">. </w:t>
      </w:r>
      <w:del w:id="1541" w:author="Author">
        <w:r w:rsidRPr="00302C65" w:rsidDel="00903198">
          <w:delText>In other words</w:delText>
        </w:r>
      </w:del>
      <w:ins w:id="1542" w:author="Author">
        <w:r w:rsidR="00903198">
          <w:t>That is</w:t>
        </w:r>
      </w:ins>
      <w:r w:rsidRPr="00302C65">
        <w:t xml:space="preserve">, </w:t>
      </w:r>
      <w:del w:id="1543" w:author="Author">
        <w:r w:rsidRPr="00302C65" w:rsidDel="00903198">
          <w:delText xml:space="preserve">through </w:delText>
        </w:r>
      </w:del>
      <w:ins w:id="1544" w:author="Author">
        <w:del w:id="1545" w:author="Author">
          <w:r w:rsidRPr="00302C65">
            <w:delText xml:space="preserve">the </w:delText>
          </w:r>
        </w:del>
      </w:ins>
      <w:r w:rsidRPr="00302C65">
        <w:t>vector embedding of information</w:t>
      </w:r>
      <w:ins w:id="1546" w:author="Author">
        <w:r w:rsidR="00903198">
          <w:t xml:space="preserve"> allow</w:t>
        </w:r>
      </w:ins>
      <w:del w:id="1547" w:author="Author">
        <w:r w:rsidRPr="00302C65" w:rsidDel="00903198">
          <w:delText>,</w:delText>
        </w:r>
      </w:del>
      <w:ins w:id="1548" w:author="Author">
        <w:r w:rsidR="00903198">
          <w:t xml:space="preserve"> transforming</w:t>
        </w:r>
      </w:ins>
      <w:r w:rsidRPr="00302C65">
        <w:t xml:space="preserve"> data </w:t>
      </w:r>
      <w:ins w:id="1549" w:author="Author">
        <w:del w:id="1550" w:author="Author">
          <w:r w:rsidRPr="00302C65" w:rsidDel="00903198">
            <w:delText>are</w:delText>
          </w:r>
        </w:del>
      </w:ins>
      <w:del w:id="1551" w:author="Author">
        <w:r w:rsidRPr="00302C65" w:rsidDel="00903198">
          <w:delText xml:space="preserve">is transformed </w:delText>
        </w:r>
      </w:del>
      <w:r w:rsidRPr="00302C65">
        <w:t xml:space="preserve">from a high-dimensional space to a low-dimensional vector. </w:t>
      </w:r>
      <w:del w:id="1552" w:author="Author">
        <w:r w:rsidRPr="00302C65" w:rsidDel="00903198">
          <w:delText>In th</w:delText>
        </w:r>
      </w:del>
      <w:ins w:id="1553" w:author="Author">
        <w:del w:id="1554" w:author="Author">
          <w:r w:rsidRPr="00302C65" w:rsidDel="00903198">
            <w:delText>is</w:delText>
          </w:r>
        </w:del>
      </w:ins>
      <w:del w:id="1555" w:author="Author">
        <w:r w:rsidRPr="00302C65" w:rsidDel="00903198">
          <w:delText>e process,</w:delText>
        </w:r>
      </w:del>
      <w:ins w:id="1556" w:author="Author">
        <w:r w:rsidR="00903198">
          <w:t>Although</w:t>
        </w:r>
      </w:ins>
      <w:r w:rsidRPr="00302C65">
        <w:t xml:space="preserve"> the </w:t>
      </w:r>
      <w:del w:id="1557" w:author="Author">
        <w:r w:rsidRPr="00302C65" w:rsidDel="00903198">
          <w:delText>dimen</w:delText>
        </w:r>
      </w:del>
      <w:ins w:id="1558" w:author="Author">
        <w:r w:rsidR="00903198">
          <w:t>data dimen</w:t>
        </w:r>
      </w:ins>
      <w:r w:rsidRPr="00302C65">
        <w:t xml:space="preserve">sions are reduced, </w:t>
      </w:r>
      <w:del w:id="1559" w:author="Author">
        <w:r w:rsidRPr="00302C65" w:rsidDel="00903198">
          <w:delText xml:space="preserve">but </w:delText>
        </w:r>
      </w:del>
      <w:ins w:id="1560" w:author="Author">
        <w:r w:rsidRPr="00302C65">
          <w:t xml:space="preserve">the </w:t>
        </w:r>
      </w:ins>
      <w:del w:id="1561" w:author="Author">
        <w:r w:rsidRPr="00302C65">
          <w:delText xml:space="preserve">the </w:delText>
        </w:r>
      </w:del>
      <w:r w:rsidRPr="00302C65">
        <w:t xml:space="preserve">important information and </w:t>
      </w:r>
      <w:ins w:id="1562" w:author="Author">
        <w:r w:rsidR="00903198">
          <w:t xml:space="preserve">data </w:t>
        </w:r>
      </w:ins>
      <w:r w:rsidRPr="00302C65">
        <w:t xml:space="preserve">patterns </w:t>
      </w:r>
      <w:del w:id="1563" w:author="Author">
        <w:r w:rsidRPr="00302C65" w:rsidDel="00903198">
          <w:delText xml:space="preserve">in the data </w:delText>
        </w:r>
      </w:del>
      <w:r w:rsidRPr="00302C65">
        <w:t xml:space="preserve">are preserved. This allows computers to </w:t>
      </w:r>
      <w:ins w:id="1564" w:author="Author">
        <w:r w:rsidRPr="00302C65">
          <w:t xml:space="preserve">effectively </w:t>
        </w:r>
      </w:ins>
      <w:r w:rsidRPr="00302C65">
        <w:t xml:space="preserve">analyze </w:t>
      </w:r>
      <w:del w:id="1565" w:author="Author">
        <w:r w:rsidRPr="00302C65">
          <w:delText xml:space="preserve">the </w:delText>
        </w:r>
      </w:del>
      <w:r w:rsidRPr="00302C65">
        <w:t>data</w:t>
      </w:r>
      <w:del w:id="1566" w:author="Author">
        <w:r w:rsidRPr="00302C65">
          <w:delText xml:space="preserve"> effectively</w:delText>
        </w:r>
      </w:del>
      <w:ins w:id="1567" w:author="Author">
        <w:r w:rsidRPr="00302C65">
          <w:t xml:space="preserve"> and</w:t>
        </w:r>
      </w:ins>
      <w:del w:id="1568" w:author="Author">
        <w:r w:rsidRPr="00302C65">
          <w:delText>,</w:delText>
        </w:r>
      </w:del>
      <w:r w:rsidRPr="00302C65">
        <w:t xml:space="preserve"> identify</w:t>
      </w:r>
      <w:del w:id="1569" w:author="Author">
        <w:r w:rsidRPr="00302C65">
          <w:delText>ing</w:delText>
        </w:r>
      </w:del>
      <w:r w:rsidRPr="00302C65">
        <w:t xml:space="preserve"> similarities or patterns between vectors.</w:t>
      </w:r>
    </w:p>
    <w:p w14:paraId="354D2E6E" w14:textId="6B18AA85" w:rsidR="00302C65" w:rsidRPr="00302C65" w:rsidRDefault="00302C65" w:rsidP="00302C65">
      <w:pPr>
        <w:pStyle w:val="MDPI31text"/>
      </w:pPr>
      <w:r w:rsidRPr="00302C65">
        <w:t xml:space="preserve"> We </w:t>
      </w:r>
      <w:del w:id="1570" w:author="Author">
        <w:r w:rsidRPr="00302C65" w:rsidDel="00903198">
          <w:delText xml:space="preserve"> </w:delText>
        </w:r>
      </w:del>
      <w:r w:rsidRPr="00302C65">
        <w:t xml:space="preserve">also implemented MongoDB [30] to store </w:t>
      </w:r>
      <w:del w:id="1571" w:author="Author">
        <w:r w:rsidRPr="00302C65" w:rsidDel="00903198">
          <w:delText xml:space="preserve">QA's </w:delText>
        </w:r>
      </w:del>
      <w:ins w:id="1572" w:author="Author">
        <w:r w:rsidR="00903198">
          <w:t>the</w:t>
        </w:r>
        <w:r w:rsidR="00903198" w:rsidRPr="00302C65">
          <w:t xml:space="preserve"> </w:t>
        </w:r>
      </w:ins>
      <w:r w:rsidRPr="00302C65">
        <w:t>chat history</w:t>
      </w:r>
      <w:ins w:id="1573" w:author="Author">
        <w:r w:rsidRPr="00302C65">
          <w:t xml:space="preserve"> of QAs</w:t>
        </w:r>
      </w:ins>
      <w:del w:id="1574" w:author="Author">
        <w:r w:rsidRPr="00302C65" w:rsidDel="00903198">
          <w:delText>, which stores the chat message history of questions</w:delText>
        </w:r>
      </w:del>
      <w:r w:rsidRPr="00302C65">
        <w:t xml:space="preserve"> and generate</w:t>
      </w:r>
      <w:ins w:id="1575" w:author="Author">
        <w:del w:id="1576" w:author="Author">
          <w:r w:rsidRPr="00302C65" w:rsidDel="00903198">
            <w:delText>s</w:delText>
          </w:r>
        </w:del>
      </w:ins>
      <w:del w:id="1577" w:author="Author">
        <w:r w:rsidRPr="00302C65">
          <w:delText>d</w:delText>
        </w:r>
      </w:del>
      <w:r w:rsidRPr="00302C65">
        <w:t xml:space="preserve"> answers </w:t>
      </w:r>
      <w:del w:id="1578" w:author="Author">
        <w:r w:rsidRPr="00302C65" w:rsidDel="00903198">
          <w:delText xml:space="preserve">for </w:delText>
        </w:r>
      </w:del>
      <w:ins w:id="1579" w:author="Author">
        <w:r w:rsidR="00903198">
          <w:t>that</w:t>
        </w:r>
        <w:r w:rsidR="00903198" w:rsidRPr="00302C65">
          <w:t xml:space="preserve"> </w:t>
        </w:r>
      </w:ins>
      <w:r w:rsidRPr="00302C65">
        <w:t xml:space="preserve">users </w:t>
      </w:r>
      <w:del w:id="1580" w:author="Author">
        <w:r w:rsidRPr="00302C65" w:rsidDel="00903198">
          <w:delText xml:space="preserve">to </w:delText>
        </w:r>
      </w:del>
      <w:ins w:id="1581" w:author="Author">
        <w:r w:rsidR="00903198">
          <w:t>can</w:t>
        </w:r>
        <w:r w:rsidR="00903198" w:rsidRPr="00302C65">
          <w:t xml:space="preserve"> </w:t>
        </w:r>
      </w:ins>
      <w:r w:rsidRPr="00302C65">
        <w:t>u</w:t>
      </w:r>
      <w:ins w:id="1582" w:author="Author">
        <w:r w:rsidRPr="00302C65">
          <w:t>s</w:t>
        </w:r>
      </w:ins>
      <w:del w:id="1583" w:author="Author">
        <w:r w:rsidRPr="00302C65">
          <w:delText>tiliz</w:delText>
        </w:r>
      </w:del>
      <w:r w:rsidRPr="00302C65">
        <w:t xml:space="preserve">e later. </w:t>
      </w:r>
      <w:ins w:id="1584" w:author="Author">
        <w:r w:rsidR="00903198">
          <w:t xml:space="preserve">As an </w:t>
        </w:r>
        <w:del w:id="1585" w:author="Author">
          <w:r w:rsidRPr="00302C65">
            <w:delText xml:space="preserve">The </w:delText>
          </w:r>
        </w:del>
      </w:ins>
      <w:r w:rsidRPr="00302C65">
        <w:t>LLM do</w:t>
      </w:r>
      <w:ins w:id="1586" w:author="Author">
        <w:r w:rsidR="00903198">
          <w:t>es</w:t>
        </w:r>
      </w:ins>
      <w:del w:id="1587" w:author="Author">
        <w:r w:rsidRPr="00302C65" w:rsidDel="00903198">
          <w:delText>es</w:delText>
        </w:r>
      </w:del>
      <w:r w:rsidRPr="00302C65">
        <w:t xml:space="preserve"> not store </w:t>
      </w:r>
      <w:ins w:id="1588" w:author="Author">
        <w:r w:rsidRPr="00302C65">
          <w:t>the state</w:t>
        </w:r>
        <w:del w:id="1589" w:author="Author">
          <w:r w:rsidRPr="00302C65" w:rsidDel="00903198">
            <w:delText>; therefore</w:delText>
          </w:r>
        </w:del>
        <w:r w:rsidRPr="00302C65">
          <w:t>,</w:t>
        </w:r>
      </w:ins>
      <w:del w:id="1590" w:author="Author">
        <w:r w:rsidRPr="00302C65">
          <w:delText>state, so</w:delText>
        </w:r>
      </w:del>
      <w:r w:rsidRPr="00302C65">
        <w:t xml:space="preserve"> </w:t>
      </w:r>
      <w:del w:id="1591" w:author="Author">
        <w:r w:rsidRPr="00302C65" w:rsidDel="00903198">
          <w:delText xml:space="preserve">it </w:delText>
        </w:r>
      </w:del>
      <w:ins w:id="1592" w:author="Author">
        <w:r w:rsidR="00903198">
          <w:t>it</w:t>
        </w:r>
        <w:r w:rsidR="00903198" w:rsidRPr="00302C65">
          <w:t xml:space="preserve"> </w:t>
        </w:r>
      </w:ins>
      <w:r w:rsidRPr="00302C65">
        <w:t>do</w:t>
      </w:r>
      <w:ins w:id="1593" w:author="Author">
        <w:r w:rsidR="00903198">
          <w:t>es</w:t>
        </w:r>
      </w:ins>
      <w:del w:id="1594" w:author="Author">
        <w:r w:rsidRPr="00302C65" w:rsidDel="00903198">
          <w:delText>es</w:delText>
        </w:r>
      </w:del>
      <w:r w:rsidRPr="00302C65">
        <w:t xml:space="preserve"> not remember </w:t>
      </w:r>
      <w:ins w:id="1595" w:author="Author">
        <w:r w:rsidR="00903198">
          <w:t xml:space="preserve">the </w:t>
        </w:r>
      </w:ins>
      <w:r w:rsidRPr="00302C65">
        <w:t xml:space="preserve">previous messages in a conversation. </w:t>
      </w:r>
      <w:del w:id="1596" w:author="Author">
        <w:r w:rsidRPr="00302C65" w:rsidDel="00903198">
          <w:delText>It is t</w:delText>
        </w:r>
      </w:del>
      <w:ins w:id="1597" w:author="Author">
        <w:r w:rsidR="00903198">
          <w:t>T</w:t>
        </w:r>
      </w:ins>
      <w:r w:rsidRPr="00302C65">
        <w:t>he developer</w:t>
      </w:r>
      <w:del w:id="1598" w:author="Author">
        <w:r w:rsidRPr="00302C65" w:rsidDel="00903198">
          <w:delText>'s</w:delText>
        </w:r>
      </w:del>
      <w:r w:rsidRPr="00302C65">
        <w:t xml:space="preserve"> </w:t>
      </w:r>
      <w:ins w:id="1599" w:author="Author">
        <w:r w:rsidR="00903198">
          <w:t xml:space="preserve">is </w:t>
        </w:r>
      </w:ins>
      <w:r w:rsidRPr="00302C65">
        <w:t>responsib</w:t>
      </w:r>
      <w:ins w:id="1600" w:author="Author">
        <w:r w:rsidR="00903198">
          <w:t>le</w:t>
        </w:r>
      </w:ins>
      <w:del w:id="1601" w:author="Author">
        <w:r w:rsidRPr="00302C65" w:rsidDel="00903198">
          <w:delText>ility</w:delText>
        </w:r>
      </w:del>
      <w:r w:rsidRPr="00302C65">
        <w:t xml:space="preserve"> </w:t>
      </w:r>
      <w:del w:id="1602" w:author="Author">
        <w:r w:rsidRPr="00302C65" w:rsidDel="00903198">
          <w:delText xml:space="preserve">to </w:delText>
        </w:r>
      </w:del>
      <w:ins w:id="1603" w:author="Author">
        <w:r w:rsidR="00903198">
          <w:t>for</w:t>
        </w:r>
        <w:r w:rsidR="00903198" w:rsidRPr="00302C65">
          <w:t xml:space="preserve"> </w:t>
        </w:r>
      </w:ins>
      <w:r w:rsidRPr="00302C65">
        <w:t>maintain</w:t>
      </w:r>
      <w:ins w:id="1604" w:author="Author">
        <w:r w:rsidR="00903198">
          <w:t>ing the</w:t>
        </w:r>
      </w:ins>
      <w:r w:rsidRPr="00302C65">
        <w:t xml:space="preserve"> </w:t>
      </w:r>
      <w:del w:id="1605" w:author="Author">
        <w:r w:rsidRPr="00302C65">
          <w:delText xml:space="preserve">the </w:delText>
        </w:r>
      </w:del>
      <w:r w:rsidRPr="00302C65">
        <w:t>history and provid</w:t>
      </w:r>
      <w:ins w:id="1606" w:author="Author">
        <w:r w:rsidR="00903198">
          <w:t>ing</w:t>
        </w:r>
      </w:ins>
      <w:del w:id="1607" w:author="Author">
        <w:r w:rsidRPr="00302C65" w:rsidDel="00903198">
          <w:delText>e</w:delText>
        </w:r>
      </w:del>
      <w:r w:rsidRPr="00302C65">
        <w:t xml:space="preserve"> context </w:t>
      </w:r>
      <w:ins w:id="1608" w:author="Author">
        <w:r w:rsidRPr="00302C65">
          <w:t>for</w:t>
        </w:r>
        <w:r w:rsidR="00903198">
          <w:t xml:space="preserve"> the</w:t>
        </w:r>
      </w:ins>
      <w:del w:id="1609" w:author="Author">
        <w:r w:rsidRPr="00302C65">
          <w:delText>to</w:delText>
        </w:r>
      </w:del>
      <w:r w:rsidRPr="00302C65">
        <w:t xml:space="preserve"> </w:t>
      </w:r>
      <w:del w:id="1610" w:author="Author">
        <w:r w:rsidRPr="00302C65">
          <w:delText xml:space="preserve">the </w:delText>
        </w:r>
      </w:del>
      <w:r w:rsidRPr="00302C65">
        <w:t xml:space="preserve">LLM. </w:t>
      </w:r>
      <w:del w:id="1611" w:author="Author">
        <w:r w:rsidRPr="00302C65" w:rsidDel="00903198">
          <w:delText xml:space="preserve">Previous </w:delText>
        </w:r>
      </w:del>
      <w:ins w:id="1612" w:author="Author">
        <w:r w:rsidR="00903198">
          <w:t>Prior</w:t>
        </w:r>
        <w:r w:rsidR="00903198" w:rsidRPr="00302C65">
          <w:t xml:space="preserve"> </w:t>
        </w:r>
      </w:ins>
      <w:r w:rsidRPr="00302C65">
        <w:t xml:space="preserve">contextual information can be stored in a persistent database </w:t>
      </w:r>
      <w:ins w:id="1613" w:author="Author">
        <w:r w:rsidR="00903198">
          <w:t>and used</w:t>
        </w:r>
        <w:del w:id="1614" w:author="Author">
          <w:r w:rsidRPr="00302C65" w:rsidDel="00903198">
            <w:delText>using</w:delText>
          </w:r>
        </w:del>
      </w:ins>
      <w:del w:id="1615" w:author="Author">
        <w:r w:rsidRPr="00302C65" w:rsidDel="00903198">
          <w:delText>with</w:delText>
        </w:r>
      </w:del>
      <w:r w:rsidRPr="00302C65">
        <w:t xml:space="preserve"> </w:t>
      </w:r>
      <w:del w:id="1616" w:author="Author">
        <w:r w:rsidRPr="00302C65" w:rsidDel="00903198">
          <w:delText xml:space="preserve">LLM </w:delText>
        </w:r>
      </w:del>
      <w:r w:rsidRPr="00302C65">
        <w:t xml:space="preserve">to </w:t>
      </w:r>
      <w:ins w:id="1617" w:author="Author">
        <w:r w:rsidRPr="00302C65">
          <w:t>restore the</w:t>
        </w:r>
      </w:ins>
      <w:del w:id="1618" w:author="Author">
        <w:r w:rsidRPr="00302C65">
          <w:delText>bring back</w:delText>
        </w:r>
      </w:del>
      <w:r w:rsidRPr="00302C65">
        <w:t xml:space="preserve"> context</w:t>
      </w:r>
      <w:ins w:id="1619" w:author="Author">
        <w:r w:rsidR="00903198">
          <w:t xml:space="preserve"> in </w:t>
        </w:r>
      </w:ins>
      <w:del w:id="1620" w:author="Author">
        <w:r w:rsidRPr="00302C65" w:rsidDel="00E5391C">
          <w:delText xml:space="preserve"> </w:delText>
        </w:r>
        <w:r w:rsidRPr="00302C65" w:rsidDel="00903198">
          <w:delText xml:space="preserve">in </w:delText>
        </w:r>
      </w:del>
      <w:r w:rsidRPr="00302C65">
        <w:t xml:space="preserve">new conversations, allowing </w:t>
      </w:r>
      <w:del w:id="1621" w:author="Author">
        <w:r w:rsidRPr="00302C65">
          <w:delText xml:space="preserve">for </w:delText>
        </w:r>
      </w:del>
      <w:r w:rsidRPr="00302C65">
        <w:t xml:space="preserve">scenarios </w:t>
      </w:r>
      <w:ins w:id="1622" w:author="Author">
        <w:del w:id="1623" w:author="Author">
          <w:r w:rsidRPr="00302C65" w:rsidDel="00903198">
            <w:delText xml:space="preserve">in </w:delText>
          </w:r>
        </w:del>
      </w:ins>
      <w:del w:id="1624" w:author="Author">
        <w:r w:rsidRPr="00302C65" w:rsidDel="00903198">
          <w:delText>wh</w:delText>
        </w:r>
      </w:del>
      <w:ins w:id="1625" w:author="Author">
        <w:del w:id="1626" w:author="Author">
          <w:r w:rsidRPr="00302C65" w:rsidDel="00903198">
            <w:delText>ich</w:delText>
          </w:r>
        </w:del>
      </w:ins>
      <w:del w:id="1627" w:author="Author">
        <w:r w:rsidRPr="00302C65" w:rsidDel="00903198">
          <w:delText>ere</w:delText>
        </w:r>
      </w:del>
      <w:ins w:id="1628" w:author="Author">
        <w:r w:rsidR="00903198">
          <w:t>wherein</w:t>
        </w:r>
      </w:ins>
      <w:r w:rsidRPr="00302C65">
        <w:t xml:space="preserve"> </w:t>
      </w:r>
      <w:del w:id="1629" w:author="Author">
        <w:r w:rsidRPr="00302C65" w:rsidDel="00903198">
          <w:delText>an individual's</w:delText>
        </w:r>
      </w:del>
      <w:ins w:id="1630" w:author="Author">
        <w:r w:rsidR="00903198">
          <w:t>the</w:t>
        </w:r>
      </w:ins>
      <w:r w:rsidRPr="00302C65">
        <w:t xml:space="preserve"> questions and answers </w:t>
      </w:r>
      <w:ins w:id="1631" w:author="Author">
        <w:r w:rsidR="00903198">
          <w:t xml:space="preserve">of users </w:t>
        </w:r>
      </w:ins>
      <w:r w:rsidRPr="00302C65">
        <w:t xml:space="preserve">can be summarized and tracked back in history. </w:t>
      </w:r>
    </w:p>
    <w:p w14:paraId="71FED03D" w14:textId="4AF0B1B3" w:rsidR="00565EF9" w:rsidRDefault="00302C65" w:rsidP="00302C65">
      <w:pPr>
        <w:pStyle w:val="MDPI31text"/>
      </w:pPr>
      <w:r w:rsidRPr="00302C65">
        <w:t>Finally, the QA generator utilizes a</w:t>
      </w:r>
      <w:ins w:id="1632" w:author="Author">
        <w:r w:rsidR="00E5391C">
          <w:t>n</w:t>
        </w:r>
      </w:ins>
      <w:r w:rsidRPr="00302C65">
        <w:t xml:space="preserve"> </w:t>
      </w:r>
      <w:del w:id="1633" w:author="Author">
        <w:r w:rsidRPr="00302C65" w:rsidDel="00E5391C">
          <w:delText>Large Language Model</w:delText>
        </w:r>
      </w:del>
      <w:ins w:id="1634" w:author="Author">
        <w:r w:rsidR="00E5391C">
          <w:t>LLM</w:t>
        </w:r>
      </w:ins>
      <w:r w:rsidRPr="00302C65">
        <w:t>, such as GPT3.5</w:t>
      </w:r>
      <w:ins w:id="1635" w:author="Author">
        <w:r w:rsidR="00E5391C">
          <w:t xml:space="preserve"> </w:t>
        </w:r>
      </w:ins>
      <w:del w:id="1636" w:author="Author">
        <w:r w:rsidRPr="00302C65" w:rsidDel="00E5391C">
          <w:delText>-t</w:delText>
        </w:r>
      </w:del>
      <w:ins w:id="1637" w:author="Author">
        <w:r w:rsidR="00E5391C">
          <w:t>T</w:t>
        </w:r>
      </w:ins>
      <w:r w:rsidRPr="00302C65">
        <w:t xml:space="preserve">urbo, to generate accurate and useful answers to </w:t>
      </w:r>
      <w:ins w:id="1638" w:author="Author">
        <w:del w:id="1639" w:author="Author">
          <w:r w:rsidRPr="00302C65">
            <w:delText xml:space="preserve">the </w:delText>
          </w:r>
        </w:del>
      </w:ins>
      <w:r w:rsidRPr="00302C65">
        <w:t xml:space="preserve">questions. This process </w:t>
      </w:r>
      <w:ins w:id="1640" w:author="Author">
        <w:r w:rsidR="00E5391C">
          <w:t>is</w:t>
        </w:r>
      </w:ins>
      <w:del w:id="1641" w:author="Author">
        <w:r w:rsidRPr="00302C65">
          <w:delText>i</w:delText>
        </w:r>
        <w:r w:rsidRPr="00302C65" w:rsidDel="00E5391C">
          <w:delText>s</w:delText>
        </w:r>
      </w:del>
      <w:r w:rsidRPr="00302C65">
        <w:t xml:space="preserve"> performed based on </w:t>
      </w:r>
      <w:ins w:id="1642" w:author="Author">
        <w:r w:rsidRPr="00302C65">
          <w:t xml:space="preserve">the </w:t>
        </w:r>
      </w:ins>
      <w:r w:rsidRPr="00302C65">
        <w:t>context</w:t>
      </w:r>
      <w:del w:id="1643" w:author="Author">
        <w:r w:rsidRPr="00302C65" w:rsidDel="00E5391C">
          <w:delText>s</w:delText>
        </w:r>
      </w:del>
      <w:r w:rsidRPr="00302C65">
        <w:t xml:space="preserve"> selected from the </w:t>
      </w:r>
      <w:ins w:id="1644" w:author="Author">
        <w:r w:rsidRPr="00302C65">
          <w:t>v</w:t>
        </w:r>
      </w:ins>
      <w:del w:id="1645" w:author="Author">
        <w:r w:rsidRPr="00302C65">
          <w:delText>V</w:delText>
        </w:r>
      </w:del>
      <w:r w:rsidRPr="00302C65">
        <w:t xml:space="preserve">ector database, and the final answer </w:t>
      </w:r>
      <w:ins w:id="1646" w:author="Author">
        <w:r w:rsidR="00E5391C">
          <w:t>is</w:t>
        </w:r>
      </w:ins>
      <w:del w:id="1647" w:author="Author">
        <w:r w:rsidRPr="00302C65">
          <w:delText>i</w:delText>
        </w:r>
        <w:r w:rsidRPr="00302C65" w:rsidDel="00E5391C">
          <w:delText>s</w:delText>
        </w:r>
      </w:del>
      <w:r w:rsidRPr="00302C65">
        <w:t xml:space="preserve"> returned to the user</w:t>
      </w:r>
      <w:r w:rsidR="00565EF9">
        <w:t>.</w:t>
      </w:r>
    </w:p>
    <w:p w14:paraId="5534CD20" w14:textId="02A54383" w:rsidR="00565EF9" w:rsidRPr="001F31D1" w:rsidRDefault="00565EF9" w:rsidP="00565EF9">
      <w:pPr>
        <w:pStyle w:val="MDPI22heading2"/>
        <w:spacing w:before="240"/>
      </w:pPr>
      <w:r w:rsidRPr="001F31D1">
        <w:t>3.</w:t>
      </w:r>
      <w:r>
        <w:t>2</w:t>
      </w:r>
      <w:r w:rsidRPr="001F31D1">
        <w:t xml:space="preserve">. </w:t>
      </w:r>
      <w:r w:rsidR="00302C65" w:rsidRPr="00302C65">
        <w:t xml:space="preserve">Data </w:t>
      </w:r>
      <w:ins w:id="1648" w:author="Author">
        <w:r w:rsidR="0050635D">
          <w:t>E</w:t>
        </w:r>
      </w:ins>
      <w:del w:id="1649" w:author="Author">
        <w:r w:rsidR="00302C65" w:rsidRPr="00302C65" w:rsidDel="0050635D">
          <w:delText>e</w:delText>
        </w:r>
      </w:del>
      <w:r w:rsidR="00302C65" w:rsidRPr="00302C65">
        <w:t>xtraction</w:t>
      </w:r>
      <w:del w:id="1650" w:author="Author">
        <w:r w:rsidR="00302C65" w:rsidRPr="00302C65" w:rsidDel="00E5391C">
          <w:delText xml:space="preserve"> technique</w:delText>
        </w:r>
      </w:del>
      <w:r w:rsidR="00302C65" w:rsidRPr="00302C65">
        <w:t xml:space="preserve">: RAG and LangChain </w:t>
      </w:r>
      <w:ins w:id="1651" w:author="Author">
        <w:r w:rsidR="0050635D">
          <w:t>I</w:t>
        </w:r>
      </w:ins>
      <w:del w:id="1652" w:author="Author">
        <w:r w:rsidR="00302C65" w:rsidRPr="00302C65" w:rsidDel="0050635D">
          <w:delText>i</w:delText>
        </w:r>
      </w:del>
      <w:r w:rsidR="00302C65" w:rsidRPr="00302C65">
        <w:t>ntegration</w:t>
      </w:r>
    </w:p>
    <w:p w14:paraId="65AE1DDD" w14:textId="7A3E7A13" w:rsidR="00565EF9" w:rsidRDefault="00302C65" w:rsidP="00565EF9">
      <w:pPr>
        <w:pStyle w:val="MDPI31text"/>
      </w:pPr>
      <w:ins w:id="1653" w:author="Author">
        <w:r w:rsidRPr="00302C65">
          <w:t>An</w:t>
        </w:r>
      </w:ins>
      <w:del w:id="1654" w:author="Author">
        <w:r w:rsidRPr="00302C65">
          <w:delText>One</w:delText>
        </w:r>
      </w:del>
      <w:r w:rsidRPr="00302C65">
        <w:t xml:space="preserve"> easy </w:t>
      </w:r>
      <w:del w:id="1655" w:author="Author">
        <w:r w:rsidRPr="00302C65" w:rsidDel="003241AE">
          <w:delText xml:space="preserve">way </w:delText>
        </w:r>
      </w:del>
      <w:ins w:id="1656" w:author="Author">
        <w:r w:rsidR="003241AE">
          <w:t>method</w:t>
        </w:r>
        <w:r w:rsidR="003241AE" w:rsidRPr="00302C65">
          <w:t xml:space="preserve"> </w:t>
        </w:r>
      </w:ins>
      <w:del w:id="1657" w:author="Author">
        <w:r w:rsidRPr="00302C65" w:rsidDel="003241AE">
          <w:delText xml:space="preserve">to </w:delText>
        </w:r>
      </w:del>
      <w:ins w:id="1658" w:author="Author">
        <w:r w:rsidR="003241AE">
          <w:t>for</w:t>
        </w:r>
        <w:r w:rsidR="003241AE" w:rsidRPr="00302C65">
          <w:t xml:space="preserve"> </w:t>
        </w:r>
      </w:ins>
      <w:r w:rsidRPr="00302C65">
        <w:t>implement</w:t>
      </w:r>
      <w:ins w:id="1659" w:author="Author">
        <w:r w:rsidR="003241AE">
          <w:t>ing</w:t>
        </w:r>
      </w:ins>
      <w:r w:rsidRPr="00302C65">
        <w:t xml:space="preserve"> </w:t>
      </w:r>
      <w:del w:id="1660" w:author="Author">
        <w:r w:rsidRPr="00302C65" w:rsidDel="003241AE">
          <w:delText xml:space="preserve">the </w:delText>
        </w:r>
      </w:del>
      <w:r w:rsidRPr="00302C65">
        <w:t xml:space="preserve">RAG </w:t>
      </w:r>
      <w:del w:id="1661" w:author="Author">
        <w:r w:rsidRPr="00302C65" w:rsidDel="003241AE">
          <w:delText xml:space="preserve">process </w:delText>
        </w:r>
      </w:del>
      <w:r w:rsidRPr="00302C65">
        <w:t xml:space="preserve">is to </w:t>
      </w:r>
      <w:del w:id="1662" w:author="Author">
        <w:r w:rsidRPr="00302C65" w:rsidDel="003241AE">
          <w:delText xml:space="preserve">apply </w:delText>
        </w:r>
      </w:del>
      <w:ins w:id="1663" w:author="Author">
        <w:r w:rsidR="003241AE">
          <w:t>employ</w:t>
        </w:r>
        <w:r w:rsidR="003241AE" w:rsidRPr="00302C65">
          <w:t xml:space="preserve"> </w:t>
        </w:r>
      </w:ins>
      <w:proofErr w:type="spellStart"/>
      <w:r w:rsidRPr="00302C65">
        <w:t>LangChain</w:t>
      </w:r>
      <w:proofErr w:type="spellEnd"/>
      <w:r w:rsidRPr="00302C65">
        <w:t xml:space="preserve"> [31], a powerful framework that integrates </w:t>
      </w:r>
      <w:del w:id="1664" w:author="Author">
        <w:r w:rsidRPr="00302C65">
          <w:delText xml:space="preserve">with </w:delText>
        </w:r>
      </w:del>
      <w:r w:rsidRPr="00302C65">
        <w:t xml:space="preserve">external tools to create an </w:t>
      </w:r>
      <w:commentRangeStart w:id="1665"/>
      <w:r w:rsidRPr="00302C65">
        <w:t>environment</w:t>
      </w:r>
      <w:commentRangeEnd w:id="1665"/>
      <w:r w:rsidR="003241AE">
        <w:rPr>
          <w:rStyle w:val="CommentReference"/>
          <w:rFonts w:eastAsia="SimSun"/>
          <w:noProof/>
          <w:snapToGrid/>
          <w:lang w:eastAsia="zh-CN" w:bidi="ar-SA"/>
        </w:rPr>
        <w:commentReference w:id="1665"/>
      </w:r>
      <w:r w:rsidRPr="00302C65">
        <w:t xml:space="preserve">. This subsection details </w:t>
      </w:r>
      <w:ins w:id="1666" w:author="Author">
        <w:r w:rsidRPr="00302C65">
          <w:t>the implementation</w:t>
        </w:r>
      </w:ins>
      <w:del w:id="1667" w:author="Author">
        <w:r w:rsidRPr="00302C65">
          <w:delText>how to implement</w:delText>
        </w:r>
      </w:del>
      <w:r w:rsidRPr="00302C65">
        <w:t xml:space="preserve"> </w:t>
      </w:r>
      <w:ins w:id="1668" w:author="Author">
        <w:r w:rsidRPr="00302C65">
          <w:t xml:space="preserve">of </w:t>
        </w:r>
      </w:ins>
      <w:del w:id="1669" w:author="Author">
        <w:r w:rsidRPr="00302C65" w:rsidDel="003241AE">
          <w:delText xml:space="preserve">the </w:delText>
        </w:r>
      </w:del>
      <w:r w:rsidRPr="00302C65">
        <w:t xml:space="preserve">RAG </w:t>
      </w:r>
      <w:del w:id="1670" w:author="Author">
        <w:r w:rsidRPr="00302C65" w:rsidDel="003241AE">
          <w:delText xml:space="preserve">process </w:delText>
        </w:r>
      </w:del>
      <w:r w:rsidRPr="00302C65">
        <w:t xml:space="preserve">and </w:t>
      </w:r>
      <w:ins w:id="1671" w:author="Author">
        <w:r w:rsidR="003241AE">
          <w:t xml:space="preserve">a </w:t>
        </w:r>
        <w:del w:id="1672" w:author="Author">
          <w:r w:rsidRPr="00302C65" w:rsidDel="003241AE">
            <w:delText>the</w:delText>
          </w:r>
        </w:del>
      </w:ins>
      <w:del w:id="1673" w:author="Author">
        <w:r w:rsidRPr="00302C65" w:rsidDel="003241AE">
          <w:delText xml:space="preserve">a </w:delText>
        </w:r>
      </w:del>
      <w:r w:rsidRPr="00302C65">
        <w:t>data</w:t>
      </w:r>
      <w:ins w:id="1674" w:author="Author">
        <w:r w:rsidR="003241AE">
          <w:t>-</w:t>
        </w:r>
      </w:ins>
      <w:del w:id="1675" w:author="Author">
        <w:r w:rsidRPr="00302C65" w:rsidDel="003241AE">
          <w:delText xml:space="preserve"> </w:delText>
        </w:r>
      </w:del>
      <w:r w:rsidRPr="00302C65">
        <w:t xml:space="preserve">extraction technique that incorporates </w:t>
      </w:r>
      <w:proofErr w:type="spellStart"/>
      <w:r w:rsidRPr="00302C65">
        <w:t>LangChain</w:t>
      </w:r>
      <w:proofErr w:type="spellEnd"/>
      <w:r w:rsidRPr="00302C65">
        <w:t xml:space="preserve">. The process </w:t>
      </w:r>
      <w:del w:id="1676" w:author="Author">
        <w:r w:rsidRPr="00302C65" w:rsidDel="003241AE">
          <w:delText>is as</w:delText>
        </w:r>
      </w:del>
      <w:ins w:id="1677" w:author="Author">
        <w:r w:rsidR="003241AE">
          <w:t>involves the</w:t>
        </w:r>
      </w:ins>
      <w:r w:rsidRPr="00302C65">
        <w:t xml:space="preserve"> follow</w:t>
      </w:r>
      <w:ins w:id="1678" w:author="Author">
        <w:r w:rsidR="003241AE">
          <w:t xml:space="preserve">ing </w:t>
        </w:r>
      </w:ins>
      <w:r w:rsidRPr="00302C65">
        <w:t>s</w:t>
      </w:r>
      <w:ins w:id="1679" w:author="Author">
        <w:r w:rsidR="003241AE">
          <w:t>teps:</w:t>
        </w:r>
      </w:ins>
      <w:del w:id="1680" w:author="Author">
        <w:r w:rsidR="00565EF9" w:rsidDel="003241AE">
          <w:delText>.</w:delText>
        </w:r>
      </w:del>
    </w:p>
    <w:p w14:paraId="204407A6" w14:textId="20981B36" w:rsidR="00565EF9" w:rsidRPr="003030D2" w:rsidRDefault="00302C65" w:rsidP="00565EF9">
      <w:pPr>
        <w:pStyle w:val="MDPI38bullet"/>
        <w:spacing w:before="60"/>
      </w:pPr>
      <w:r w:rsidRPr="00302C65">
        <w:rPr>
          <w:b/>
          <w:bCs/>
        </w:rPr>
        <w:t>Extract data from the SQL database:</w:t>
      </w:r>
      <w:r w:rsidRPr="00695640">
        <w:rPr>
          <w:rFonts w:ascii="Times New Roman" w:eastAsia="함초롬돋움" w:hAnsi="Times New Roman"/>
          <w:b/>
          <w:bCs/>
          <w:color w:val="000000" w:themeColor="text1"/>
          <w:spacing w:val="-2"/>
          <w:szCs w:val="20"/>
        </w:rPr>
        <w:t xml:space="preserve"> </w:t>
      </w:r>
      <w:r w:rsidRPr="00302C65">
        <w:t xml:space="preserve">In this step, </w:t>
      </w:r>
      <w:ins w:id="1681" w:author="Author">
        <w:del w:id="1682" w:author="Author">
          <w:r w:rsidRPr="00302C65" w:rsidDel="003241AE">
            <w:delText>we</w:delText>
          </w:r>
        </w:del>
      </w:ins>
      <w:del w:id="1683" w:author="Author">
        <w:r w:rsidRPr="00302C65" w:rsidDel="003241AE">
          <w:delText xml:space="preserve">you start with the user information table and extract </w:delText>
        </w:r>
      </w:del>
      <w:ins w:id="1684" w:author="Author">
        <w:del w:id="1685" w:author="Author">
          <w:r w:rsidRPr="00302C65" w:rsidDel="003241AE">
            <w:delText xml:space="preserve">the </w:delText>
          </w:r>
        </w:del>
      </w:ins>
      <w:r w:rsidRPr="00302C65">
        <w:t xml:space="preserve">relevant data </w:t>
      </w:r>
      <w:ins w:id="1686" w:author="Author">
        <w:r w:rsidR="003241AE">
          <w:t xml:space="preserve">are extracted from the user-information </w:t>
        </w:r>
        <w:r w:rsidR="003241AE">
          <w:lastRenderedPageBreak/>
          <w:t xml:space="preserve">table </w:t>
        </w:r>
      </w:ins>
      <w:r w:rsidRPr="00302C65">
        <w:t xml:space="preserve">through queries. This </w:t>
      </w:r>
      <w:del w:id="1687" w:author="Author">
        <w:r w:rsidRPr="00302C65" w:rsidDel="003241AE">
          <w:delText>will be</w:delText>
        </w:r>
      </w:del>
      <w:ins w:id="1688" w:author="Author">
        <w:r w:rsidR="003241AE">
          <w:t>includes</w:t>
        </w:r>
      </w:ins>
      <w:r w:rsidRPr="00302C65">
        <w:t xml:space="preserve"> information related to documents</w:t>
      </w:r>
      <w:ins w:id="1689" w:author="Author">
        <w:r w:rsidR="003241AE">
          <w:t>,</w:t>
        </w:r>
        <w:del w:id="1690" w:author="Author">
          <w:r w:rsidRPr="00302C65" w:rsidDel="003241AE">
            <w:delText>;</w:delText>
          </w:r>
        </w:del>
      </w:ins>
      <w:del w:id="1691" w:author="Author">
        <w:r w:rsidRPr="00302C65">
          <w:delText>,</w:delText>
        </w:r>
        <w:r w:rsidRPr="00302C65" w:rsidDel="003241AE">
          <w:delText xml:space="preserve"> for example,</w:delText>
        </w:r>
      </w:del>
      <w:ins w:id="1692" w:author="Author">
        <w:r w:rsidR="003241AE">
          <w:t xml:space="preserve"> such as</w:t>
        </w:r>
      </w:ins>
      <w:r w:rsidRPr="00302C65">
        <w:t xml:space="preserve"> </w:t>
      </w:r>
      <w:del w:id="1693" w:author="Author">
        <w:r w:rsidRPr="00302C65" w:rsidDel="003241AE">
          <w:delText>documents that</w:delText>
        </w:r>
      </w:del>
      <w:ins w:id="1694" w:author="Author">
        <w:r w:rsidR="003241AE">
          <w:t>those</w:t>
        </w:r>
      </w:ins>
      <w:del w:id="1695" w:author="Author">
        <w:r w:rsidRPr="00302C65" w:rsidDel="003241AE">
          <w:delText xml:space="preserve"> have been</w:delText>
        </w:r>
      </w:del>
      <w:r w:rsidRPr="00302C65">
        <w:t xml:space="preserve"> tagged by the user</w:t>
      </w:r>
      <w:r>
        <w:t>.</w:t>
      </w:r>
    </w:p>
    <w:p w14:paraId="6CE64165" w14:textId="6139E6B8" w:rsidR="00565EF9" w:rsidRPr="003030D2" w:rsidRDefault="00302C65" w:rsidP="00565EF9">
      <w:pPr>
        <w:pStyle w:val="MDPI38bullet"/>
      </w:pPr>
      <w:r w:rsidRPr="00302C65">
        <w:rPr>
          <w:b/>
          <w:bCs/>
        </w:rPr>
        <w:t>Chunking and embedding</w:t>
      </w:r>
      <w:del w:id="1696" w:author="Author">
        <w:r w:rsidRPr="00302C65" w:rsidDel="00E83A67">
          <w:rPr>
            <w:b/>
            <w:bCs/>
          </w:rPr>
          <w:delText xml:space="preserve"> Chunking and embedding</w:delText>
        </w:r>
      </w:del>
      <w:r w:rsidRPr="00302C65">
        <w:rPr>
          <w:b/>
          <w:bCs/>
        </w:rPr>
        <w:t>:</w:t>
      </w:r>
      <w:r w:rsidRPr="00695640">
        <w:rPr>
          <w:rFonts w:ascii="Times New Roman" w:eastAsia="함초롬돋움" w:hAnsi="Times New Roman"/>
          <w:b/>
          <w:bCs/>
          <w:color w:val="000000" w:themeColor="text1"/>
          <w:spacing w:val="-2"/>
          <w:szCs w:val="20"/>
        </w:rPr>
        <w:t xml:space="preserve"> </w:t>
      </w:r>
      <w:r w:rsidRPr="008C58D6">
        <w:rPr>
          <w:rPrChange w:id="1697" w:author="Author">
            <w:rPr>
              <w:b/>
              <w:bCs/>
            </w:rPr>
          </w:rPrChange>
        </w:rPr>
        <w:t>The</w:t>
      </w:r>
      <w:r w:rsidRPr="00302C65">
        <w:rPr>
          <w:b/>
          <w:bCs/>
        </w:rPr>
        <w:t xml:space="preserve"> </w:t>
      </w:r>
      <w:r w:rsidRPr="00302C65">
        <w:t xml:space="preserve">extracted data </w:t>
      </w:r>
      <w:del w:id="1698" w:author="Author">
        <w:r w:rsidRPr="00302C65" w:rsidDel="00E83A67">
          <w:delText xml:space="preserve">is </w:delText>
        </w:r>
      </w:del>
      <w:ins w:id="1699" w:author="Author">
        <w:r w:rsidR="00E83A67">
          <w:t>are</w:t>
        </w:r>
        <w:r w:rsidR="00E83A67" w:rsidRPr="00302C65">
          <w:t xml:space="preserve"> </w:t>
        </w:r>
      </w:ins>
      <w:r w:rsidRPr="00302C65">
        <w:t xml:space="preserve">partitioned into chunks </w:t>
      </w:r>
      <w:ins w:id="1700" w:author="Author">
        <w:r w:rsidRPr="00302C65">
          <w:t>using</w:t>
        </w:r>
      </w:ins>
      <w:del w:id="1701" w:author="Author">
        <w:r w:rsidRPr="00302C65">
          <w:delText>through</w:delText>
        </w:r>
      </w:del>
      <w:r w:rsidRPr="00302C65">
        <w:t xml:space="preserve"> </w:t>
      </w:r>
      <w:proofErr w:type="spellStart"/>
      <w:r w:rsidRPr="00302C65">
        <w:t>LangChain's</w:t>
      </w:r>
      <w:proofErr w:type="spellEnd"/>
      <w:r w:rsidRPr="00302C65">
        <w:t xml:space="preserve"> integrated framework</w:t>
      </w:r>
      <w:del w:id="1702" w:author="Author">
        <w:r w:rsidRPr="00302C65" w:rsidDel="00E83A67">
          <w:delText>. The chunked chunks</w:delText>
        </w:r>
      </w:del>
      <w:ins w:id="1703" w:author="Author">
        <w:r w:rsidR="00E83A67">
          <w:t xml:space="preserve"> and</w:t>
        </w:r>
      </w:ins>
      <w:del w:id="1704" w:author="Author">
        <w:r w:rsidRPr="00302C65" w:rsidDel="00E83A67">
          <w:delText xml:space="preserve"> </w:delText>
        </w:r>
        <w:r w:rsidRPr="00302C65">
          <w:delText>a</w:delText>
        </w:r>
        <w:r w:rsidRPr="00302C65" w:rsidDel="00E83A67">
          <w:delText>re</w:delText>
        </w:r>
      </w:del>
      <w:r w:rsidRPr="00302C65">
        <w:t xml:space="preserve"> sent to a vector database (</w:t>
      </w:r>
      <w:ins w:id="1705" w:author="Author">
        <w:r w:rsidRPr="00302C65">
          <w:t>r</w:t>
        </w:r>
      </w:ins>
      <w:del w:id="1706" w:author="Author">
        <w:r w:rsidRPr="00302C65">
          <w:delText>R</w:delText>
        </w:r>
      </w:del>
      <w:r w:rsidRPr="00302C65">
        <w:t>etriever)</w:t>
      </w:r>
      <w:ins w:id="1707" w:author="Author">
        <w:r w:rsidRPr="00302C65">
          <w:t>,</w:t>
        </w:r>
      </w:ins>
      <w:r w:rsidRPr="00302C65">
        <w:t xml:space="preserve"> where </w:t>
      </w:r>
      <w:ins w:id="1708" w:author="Author">
        <w:del w:id="1709" w:author="Author">
          <w:r w:rsidRPr="00302C65">
            <w:delText xml:space="preserve">the </w:delText>
          </w:r>
        </w:del>
      </w:ins>
      <w:r w:rsidRPr="00302C65">
        <w:t>embeddings are created. Th</w:t>
      </w:r>
      <w:ins w:id="1710" w:author="Author">
        <w:r w:rsidR="00E83A67">
          <w:t>ese</w:t>
        </w:r>
      </w:ins>
      <w:del w:id="1711" w:author="Author">
        <w:r w:rsidRPr="00302C65" w:rsidDel="00E83A67">
          <w:delText>is</w:delText>
        </w:r>
      </w:del>
      <w:r w:rsidRPr="00302C65">
        <w:t xml:space="preserve"> embedding</w:t>
      </w:r>
      <w:ins w:id="1712" w:author="Author">
        <w:r w:rsidR="00E83A67">
          <w:t>s</w:t>
        </w:r>
      </w:ins>
      <w:r w:rsidRPr="00302C65">
        <w:t xml:space="preserve"> convert</w:t>
      </w:r>
      <w:del w:id="1713" w:author="Author">
        <w:r w:rsidRPr="00302C65" w:rsidDel="00E83A67">
          <w:delText>s</w:delText>
        </w:r>
      </w:del>
      <w:r w:rsidRPr="00302C65">
        <w:t xml:space="preserve"> the </w:t>
      </w:r>
      <w:del w:id="1714" w:author="Author">
        <w:r w:rsidRPr="00302C65">
          <w:delText xml:space="preserve">content of the </w:delText>
        </w:r>
      </w:del>
      <w:r w:rsidRPr="00302C65">
        <w:t>document</w:t>
      </w:r>
      <w:ins w:id="1715" w:author="Author">
        <w:r w:rsidRPr="00302C65">
          <w:t xml:space="preserve"> content</w:t>
        </w:r>
      </w:ins>
      <w:r w:rsidRPr="00302C65">
        <w:t xml:space="preserve"> into </w:t>
      </w:r>
      <w:del w:id="1716" w:author="Author">
        <w:r w:rsidRPr="00302C65" w:rsidDel="00E83A67">
          <w:delText xml:space="preserve">a </w:delText>
        </w:r>
      </w:del>
      <w:r w:rsidRPr="00302C65">
        <w:t>high-dimensional vector</w:t>
      </w:r>
      <w:ins w:id="1717" w:author="Author">
        <w:r w:rsidR="00E83A67">
          <w:t>s</w:t>
        </w:r>
      </w:ins>
      <w:del w:id="1718" w:author="Author">
        <w:r w:rsidRPr="00302C65" w:rsidDel="00E83A67">
          <w:delText xml:space="preserve"> form</w:delText>
        </w:r>
      </w:del>
      <w:r w:rsidRPr="00302C65">
        <w:t xml:space="preserve">, </w:t>
      </w:r>
      <w:del w:id="1719" w:author="Author">
        <w:r w:rsidRPr="00302C65" w:rsidDel="00E83A67">
          <w:delText xml:space="preserve">allowing </w:delText>
        </w:r>
      </w:del>
      <w:ins w:id="1720" w:author="Author">
        <w:r w:rsidR="00E83A67">
          <w:t>improving</w:t>
        </w:r>
      </w:ins>
      <w:del w:id="1721" w:author="Author">
        <w:r w:rsidRPr="00302C65">
          <w:delText xml:space="preserve">for </w:delText>
        </w:r>
        <w:r w:rsidRPr="00302C65" w:rsidDel="00E83A67">
          <w:delText>better</w:delText>
        </w:r>
      </w:del>
      <w:r w:rsidRPr="00302C65">
        <w:t xml:space="preserve"> information retrieval and matching</w:t>
      </w:r>
      <w:r>
        <w:t>.</w:t>
      </w:r>
    </w:p>
    <w:p w14:paraId="1EB0A5B0" w14:textId="04AA5B10" w:rsidR="00565EF9" w:rsidRDefault="00302C65" w:rsidP="00565EF9">
      <w:pPr>
        <w:pStyle w:val="MDPI38bullet"/>
        <w:spacing w:after="60"/>
      </w:pPr>
      <w:r w:rsidRPr="00302C65">
        <w:rPr>
          <w:b/>
          <w:bCs/>
        </w:rPr>
        <w:t xml:space="preserve">Generating </w:t>
      </w:r>
      <w:ins w:id="1722" w:author="Author">
        <w:r w:rsidR="00E83A67">
          <w:rPr>
            <w:b/>
            <w:bCs/>
          </w:rPr>
          <w:t>a</w:t>
        </w:r>
      </w:ins>
      <w:del w:id="1723" w:author="Author">
        <w:r w:rsidRPr="00302C65" w:rsidDel="00E83A67">
          <w:rPr>
            <w:b/>
            <w:bCs/>
          </w:rPr>
          <w:delText>A</w:delText>
        </w:r>
      </w:del>
      <w:r w:rsidRPr="00302C65">
        <w:rPr>
          <w:b/>
          <w:bCs/>
        </w:rPr>
        <w:t>nswers</w:t>
      </w:r>
      <w:del w:id="1724" w:author="Author">
        <w:r w:rsidRPr="00302C65" w:rsidDel="00E83A67">
          <w:rPr>
            <w:b/>
            <w:bCs/>
          </w:rPr>
          <w:delText xml:space="preserve"> Generating Answers</w:delText>
        </w:r>
      </w:del>
      <w:r w:rsidRPr="00302C65">
        <w:rPr>
          <w:b/>
          <w:bCs/>
        </w:rPr>
        <w:t>:</w:t>
      </w:r>
      <w:r w:rsidRPr="00695640">
        <w:rPr>
          <w:rFonts w:ascii="Times New Roman" w:eastAsia="함초롬돋움" w:hAnsi="Times New Roman"/>
          <w:b/>
          <w:bCs/>
          <w:color w:val="000000" w:themeColor="text1"/>
          <w:spacing w:val="-2"/>
          <w:szCs w:val="20"/>
        </w:rPr>
        <w:t xml:space="preserve"> </w:t>
      </w:r>
      <w:r w:rsidRPr="00302C65">
        <w:t>When a user</w:t>
      </w:r>
      <w:ins w:id="1725" w:author="Author">
        <w:r w:rsidR="00E83A67">
          <w:t xml:space="preserve"> input</w:t>
        </w:r>
      </w:ins>
      <w:del w:id="1726" w:author="Author">
        <w:r w:rsidRPr="00302C65" w:rsidDel="00E83A67">
          <w:delText>'</w:delText>
        </w:r>
      </w:del>
      <w:r w:rsidRPr="00302C65">
        <w:t xml:space="preserve">s </w:t>
      </w:r>
      <w:ins w:id="1727" w:author="Author">
        <w:r w:rsidR="00E83A67">
          <w:t xml:space="preserve">a </w:t>
        </w:r>
      </w:ins>
      <w:del w:id="1728" w:author="Author">
        <w:r w:rsidRPr="00302C65" w:rsidDel="00E83A67">
          <w:delText xml:space="preserve">question </w:delText>
        </w:r>
      </w:del>
      <w:ins w:id="1729" w:author="Author">
        <w:r w:rsidR="00E83A67">
          <w:t>prompt</w:t>
        </w:r>
        <w:r w:rsidR="00E83A67" w:rsidRPr="00302C65">
          <w:t xml:space="preserve"> </w:t>
        </w:r>
      </w:ins>
      <w:del w:id="1730" w:author="Author">
        <w:r w:rsidRPr="00302C65" w:rsidDel="00E83A67">
          <w:delText xml:space="preserve">is fed </w:delText>
        </w:r>
      </w:del>
      <w:r w:rsidRPr="00302C65">
        <w:t xml:space="preserve">into the system, </w:t>
      </w:r>
      <w:ins w:id="1731" w:author="Author">
        <w:r w:rsidRPr="00302C65">
          <w:t xml:space="preserve">the </w:t>
        </w:r>
      </w:ins>
      <w:r w:rsidRPr="00302C65">
        <w:t xml:space="preserve">relevant context is retrieved from the stored vector database and used as </w:t>
      </w:r>
      <w:ins w:id="1732" w:author="Author">
        <w:del w:id="1733" w:author="Author">
          <w:r w:rsidRPr="00302C65" w:rsidDel="00E83A67">
            <w:delText xml:space="preserve">an </w:delText>
          </w:r>
        </w:del>
      </w:ins>
      <w:r w:rsidRPr="00302C65">
        <w:t xml:space="preserve">input to generate the optimal answer. </w:t>
      </w:r>
      <w:proofErr w:type="spellStart"/>
      <w:r w:rsidRPr="00302C65">
        <w:t>LangChain</w:t>
      </w:r>
      <w:proofErr w:type="spellEnd"/>
      <w:r w:rsidRPr="00302C65">
        <w:t xml:space="preserve"> manages the </w:t>
      </w:r>
      <w:del w:id="1734" w:author="Author">
        <w:r w:rsidRPr="00302C65">
          <w:delText xml:space="preserve">entire </w:delText>
        </w:r>
      </w:del>
      <w:r w:rsidRPr="00302C65">
        <w:t>flow used in this process</w:t>
      </w:r>
      <w:r w:rsidR="00565EF9">
        <w:t>.</w:t>
      </w:r>
    </w:p>
    <w:p w14:paraId="63BCA4F0" w14:textId="54A0CE7E" w:rsidR="00565EF9" w:rsidDel="00E83A67" w:rsidRDefault="00302C65" w:rsidP="00565EF9">
      <w:pPr>
        <w:pStyle w:val="MDPI31text"/>
        <w:rPr>
          <w:del w:id="1735" w:author="Author"/>
        </w:rPr>
      </w:pPr>
      <w:proofErr w:type="spellStart"/>
      <w:r w:rsidRPr="00302C65">
        <w:t>LangChain</w:t>
      </w:r>
      <w:proofErr w:type="spellEnd"/>
      <w:r w:rsidRPr="00302C65">
        <w:t xml:space="preserve"> is a</w:t>
      </w:r>
      <w:del w:id="1736" w:author="Author">
        <w:r w:rsidRPr="00302C65" w:rsidDel="00E83A67">
          <w:delText>n</w:delText>
        </w:r>
      </w:del>
      <w:ins w:id="1737" w:author="Author">
        <w:r w:rsidR="00E83A67">
          <w:t xml:space="preserve"> software development kit</w:t>
        </w:r>
      </w:ins>
      <w:r w:rsidRPr="00302C65">
        <w:t xml:space="preserve"> </w:t>
      </w:r>
      <w:ins w:id="1738" w:author="Author">
        <w:r w:rsidR="00404EF7">
          <w:t>(</w:t>
        </w:r>
      </w:ins>
      <w:r w:rsidRPr="00302C65">
        <w:t>SDK</w:t>
      </w:r>
      <w:ins w:id="1739" w:author="Author">
        <w:r w:rsidR="00404EF7">
          <w:t>)</w:t>
        </w:r>
      </w:ins>
      <w:r w:rsidRPr="00302C65">
        <w:t xml:space="preserve"> that simplifies the integration of </w:t>
      </w:r>
      <w:del w:id="1740" w:author="Author">
        <w:r w:rsidRPr="00302C65" w:rsidDel="00E83A67">
          <w:delText>large language models</w:delText>
        </w:r>
      </w:del>
      <w:ins w:id="1741" w:author="Author">
        <w:r w:rsidR="00E83A67">
          <w:t>LLMs</w:t>
        </w:r>
      </w:ins>
      <w:r w:rsidRPr="00302C65">
        <w:t xml:space="preserve"> and</w:t>
      </w:r>
      <w:ins w:id="1742" w:author="Author">
        <w:r w:rsidR="00E83A67">
          <w:t xml:space="preserve"> their</w:t>
        </w:r>
      </w:ins>
      <w:r w:rsidRPr="00302C65">
        <w:t xml:space="preserve"> applications</w:t>
      </w:r>
      <w:del w:id="1743" w:author="Author">
        <w:r w:rsidRPr="00302C65">
          <w:delText>,</w:delText>
        </w:r>
      </w:del>
      <w:r w:rsidRPr="00302C65">
        <w:t xml:space="preserve"> </w:t>
      </w:r>
      <w:ins w:id="1744" w:author="Author">
        <w:r w:rsidRPr="00302C65">
          <w:t>and</w:t>
        </w:r>
      </w:ins>
      <w:del w:id="1745" w:author="Author">
        <w:r w:rsidRPr="00302C65">
          <w:delText>which</w:delText>
        </w:r>
      </w:del>
      <w:r w:rsidRPr="00302C65">
        <w:t xml:space="preserve"> is becoming increasingly important as the use of LLMs </w:t>
      </w:r>
      <w:del w:id="1746" w:author="Author">
        <w:r w:rsidRPr="00302C65" w:rsidDel="00E83A67">
          <w:delText>grows</w:delText>
        </w:r>
      </w:del>
      <w:ins w:id="1747" w:author="Author">
        <w:r w:rsidR="00E83A67">
          <w:t>is increasing</w:t>
        </w:r>
      </w:ins>
      <w:r w:rsidRPr="00302C65">
        <w:t xml:space="preserve">. </w:t>
      </w:r>
      <w:del w:id="1748" w:author="Author">
        <w:r w:rsidRPr="00302C65" w:rsidDel="00E83A67">
          <w:delText>The platform</w:delText>
        </w:r>
      </w:del>
      <w:ins w:id="1749" w:author="Author">
        <w:r w:rsidR="00E83A67">
          <w:t>It</w:t>
        </w:r>
      </w:ins>
      <w:r w:rsidRPr="00302C65">
        <w:t xml:space="preserve"> </w:t>
      </w:r>
      <w:ins w:id="1750" w:author="Author">
        <w:r w:rsidRPr="00302C65">
          <w:t>can</w:t>
        </w:r>
      </w:ins>
      <w:del w:id="1751" w:author="Author">
        <w:r w:rsidRPr="00302C65">
          <w:delText>provides the ability to</w:delText>
        </w:r>
      </w:del>
      <w:r w:rsidRPr="00302C65">
        <w:t xml:space="preserve"> segment, combine, and filter documents</w:t>
      </w:r>
      <w:r w:rsidR="00565EF9">
        <w:t>.</w:t>
      </w:r>
      <w:ins w:id="1752" w:author="Author">
        <w:r w:rsidR="00E83A67">
          <w:t xml:space="preserve"> </w:t>
        </w:r>
      </w:ins>
    </w:p>
    <w:p w14:paraId="50A52A03" w14:textId="5121F988" w:rsidR="00302C65" w:rsidDel="00E83A67" w:rsidRDefault="00302C65" w:rsidP="00302C65">
      <w:pPr>
        <w:pStyle w:val="MDPI52figure"/>
        <w:ind w:left="2608"/>
        <w:jc w:val="left"/>
        <w:rPr>
          <w:del w:id="1753" w:author="Author"/>
          <w:b/>
        </w:rPr>
      </w:pPr>
      <w:del w:id="1754" w:author="Author">
        <w:r w:rsidRPr="00626B2A" w:rsidDel="00E83A67">
          <w:rPr>
            <w:rFonts w:ascii="Times New Roman" w:eastAsia="함초롬돋움" w:hAnsi="Times New Roman"/>
            <w:spacing w:val="-2"/>
          </w:rPr>
          <w:drawing>
            <wp:inline distT="0" distB="0" distL="0" distR="0" wp14:anchorId="61D9BAC3" wp14:editId="428C8AB5">
              <wp:extent cx="3140489" cy="2204884"/>
              <wp:effectExtent l="0" t="0" r="0" b="5080"/>
              <wp:docPr id="1206841609"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41609" name="그림 1" descr="스크린샷, 텍스트이(가) 표시된 사진&#10;&#10;자동 생성된 설명"/>
                      <pic:cNvPicPr/>
                    </pic:nvPicPr>
                    <pic:blipFill>
                      <a:blip r:embed="rId13"/>
                      <a:stretch>
                        <a:fillRect/>
                      </a:stretch>
                    </pic:blipFill>
                    <pic:spPr>
                      <a:xfrm>
                        <a:off x="0" y="0"/>
                        <a:ext cx="3221719" cy="2261914"/>
                      </a:xfrm>
                      <a:prstGeom prst="rect">
                        <a:avLst/>
                      </a:prstGeom>
                    </pic:spPr>
                  </pic:pic>
                </a:graphicData>
              </a:graphic>
            </wp:inline>
          </w:drawing>
        </w:r>
      </w:del>
    </w:p>
    <w:p w14:paraId="4C955204" w14:textId="5FE36E0A" w:rsidR="00302C65" w:rsidDel="00E83A67" w:rsidRDefault="00302C65" w:rsidP="00302C65">
      <w:pPr>
        <w:pStyle w:val="MDPI51figurecaption"/>
        <w:rPr>
          <w:del w:id="1755" w:author="Author"/>
        </w:rPr>
      </w:pPr>
      <w:del w:id="1756" w:author="Author">
        <w:r w:rsidRPr="00FA04F1" w:rsidDel="00E83A67">
          <w:rPr>
            <w:b/>
          </w:rPr>
          <w:delText xml:space="preserve">Figure </w:delText>
        </w:r>
        <w:r w:rsidDel="00E83A67">
          <w:rPr>
            <w:b/>
          </w:rPr>
          <w:delText>3</w:delText>
        </w:r>
        <w:r w:rsidRPr="00FA04F1" w:rsidDel="00E83A67">
          <w:rPr>
            <w:b/>
          </w:rPr>
          <w:delText xml:space="preserve">. </w:delText>
        </w:r>
        <w:r w:rsidRPr="00302C65" w:rsidDel="00E83A67">
          <w:delText>JSON Format of Extracted User Data (User ID: 2190)</w:delText>
        </w:r>
        <w:r w:rsidDel="00E83A67">
          <w:delText>.</w:delText>
        </w:r>
      </w:del>
    </w:p>
    <w:p w14:paraId="2B22F64A" w14:textId="0E72C195" w:rsidR="00302C65" w:rsidRDefault="00302C65" w:rsidP="00E83A67">
      <w:pPr>
        <w:pStyle w:val="MDPI31text"/>
        <w:rPr>
          <w:ins w:id="1757" w:author="Author"/>
        </w:rPr>
      </w:pPr>
      <w:del w:id="1758" w:author="Author">
        <w:r w:rsidRPr="00302C65" w:rsidDel="00E83A67">
          <w:delText xml:space="preserve">It </w:delText>
        </w:r>
      </w:del>
      <w:ins w:id="1759" w:author="Author">
        <w:del w:id="1760" w:author="Author">
          <w:r w:rsidRPr="00302C65" w:rsidDel="00E83A67">
            <w:delText>wa</w:delText>
          </w:r>
        </w:del>
      </w:ins>
      <w:del w:id="1761" w:author="Author">
        <w:r w:rsidRPr="00302C65" w:rsidDel="00E83A67">
          <w:delText>is</w:delText>
        </w:r>
      </w:del>
      <w:ins w:id="1762" w:author="Author">
        <w:r w:rsidR="00E83A67">
          <w:t>The data are</w:t>
        </w:r>
      </w:ins>
      <w:r w:rsidRPr="00302C65">
        <w:t xml:space="preserve"> collected </w:t>
      </w:r>
      <w:del w:id="1763" w:author="Author">
        <w:r w:rsidRPr="00302C65" w:rsidDel="00E83A67">
          <w:delText xml:space="preserve">through the API </w:delText>
        </w:r>
      </w:del>
      <w:r w:rsidRPr="00302C65">
        <w:t>from an established SQL database</w:t>
      </w:r>
      <w:ins w:id="1764" w:author="Author">
        <w:r w:rsidR="00E83A67">
          <w:t xml:space="preserve"> </w:t>
        </w:r>
        <w:r w:rsidR="00E83A67" w:rsidRPr="00302C65">
          <w:t xml:space="preserve">through </w:t>
        </w:r>
        <w:r w:rsidR="00E83A67">
          <w:t>an</w:t>
        </w:r>
        <w:r w:rsidR="00E83A67" w:rsidRPr="00302C65">
          <w:t xml:space="preserve"> API</w:t>
        </w:r>
        <w:r w:rsidRPr="00302C65">
          <w:t>,</w:t>
        </w:r>
      </w:ins>
      <w:del w:id="1765" w:author="Author">
        <w:r w:rsidRPr="00302C65">
          <w:delText xml:space="preserve"> and</w:delText>
        </w:r>
      </w:del>
      <w:r w:rsidRPr="00302C65">
        <w:t xml:space="preserve"> returned in </w:t>
      </w:r>
      <w:ins w:id="1766" w:author="Author">
        <w:r w:rsidR="00E83A67">
          <w:t xml:space="preserve">the </w:t>
        </w:r>
        <w:r w:rsidR="0007355E" w:rsidRPr="00E83A67">
          <w:t xml:space="preserve">JavaScript Object Notation </w:t>
        </w:r>
        <w:r w:rsidR="0007355E">
          <w:t>(</w:t>
        </w:r>
        <w:del w:id="1767" w:author="Author">
          <w:r w:rsidRPr="00302C65">
            <w:delText xml:space="preserve">the </w:delText>
          </w:r>
        </w:del>
      </w:ins>
      <w:r w:rsidRPr="00302C65">
        <w:t>JSON</w:t>
      </w:r>
      <w:ins w:id="1768" w:author="Author">
        <w:r w:rsidR="0007355E">
          <w:t>)</w:t>
        </w:r>
      </w:ins>
      <w:r w:rsidRPr="00302C65">
        <w:t xml:space="preserve"> format, </w:t>
      </w:r>
      <w:ins w:id="1769" w:author="Author">
        <w:r w:rsidRPr="00302C65">
          <w:t xml:space="preserve">and </w:t>
        </w:r>
      </w:ins>
      <w:r w:rsidRPr="00302C65">
        <w:t>structured as key-value pairs</w:t>
      </w:r>
      <w:ins w:id="1770" w:author="Author">
        <w:r w:rsidR="00E83A67">
          <w:t xml:space="preserve">, as illustrated </w:t>
        </w:r>
      </w:ins>
      <w:del w:id="1771" w:author="Author">
        <w:r w:rsidRPr="00302C65" w:rsidDel="00E83A67">
          <w:delText xml:space="preserve">. This system is shown </w:delText>
        </w:r>
      </w:del>
      <w:r w:rsidRPr="00302C65">
        <w:t>in Figure 3</w:t>
      </w:r>
      <w:ins w:id="1772" w:author="Author">
        <w:del w:id="1773" w:author="Author">
          <w:r w:rsidRPr="00302C65" w:rsidDel="00E83A67">
            <w:delText xml:space="preserve"> as</w:delText>
          </w:r>
        </w:del>
      </w:ins>
      <w:del w:id="1774" w:author="Author">
        <w:r w:rsidRPr="00302C65" w:rsidDel="00E83A67">
          <w:delText xml:space="preserve">, an example of the </w:delText>
        </w:r>
      </w:del>
      <w:ins w:id="1775" w:author="Author">
        <w:del w:id="1776" w:author="Author">
          <w:r w:rsidRPr="00302C65" w:rsidDel="00E83A67">
            <w:delText>JSON</w:delText>
          </w:r>
        </w:del>
      </w:ins>
      <w:del w:id="1777" w:author="Author">
        <w:r w:rsidRPr="00302C65" w:rsidDel="00E83A67">
          <w:delText>json format extracted from the SQL server for a user with ID 2190</w:delText>
        </w:r>
      </w:del>
      <w:r w:rsidRPr="00302C65">
        <w:t xml:space="preserve">. The unique identifier number corresponds to </w:t>
      </w:r>
      <w:ins w:id="1778" w:author="Author">
        <w:r w:rsidR="00E83A67">
          <w:t>a particular</w:t>
        </w:r>
      </w:ins>
      <w:del w:id="1779" w:author="Author">
        <w:r w:rsidRPr="00302C65" w:rsidDel="00E83A67">
          <w:delText xml:space="preserve">the </w:delText>
        </w:r>
      </w:del>
      <w:ins w:id="1780" w:author="Author">
        <w:r w:rsidR="00E83A67">
          <w:t xml:space="preserve"> </w:t>
        </w:r>
      </w:ins>
      <w:r w:rsidRPr="00302C65">
        <w:t xml:space="preserve">SQL database table </w:t>
      </w:r>
      <w:del w:id="1781" w:author="Author">
        <w:r w:rsidRPr="00302C65" w:rsidDel="00E83A67">
          <w:delText xml:space="preserve">corresponding to the unique identifier number, </w:delText>
        </w:r>
      </w:del>
      <w:r w:rsidRPr="00302C65">
        <w:t xml:space="preserve">and generates user information in the form of </w:t>
      </w:r>
      <w:ins w:id="1782" w:author="Author">
        <w:r w:rsidRPr="00302C65">
          <w:t>t</w:t>
        </w:r>
      </w:ins>
      <w:del w:id="1783" w:author="Author">
        <w:r w:rsidRPr="00302C65">
          <w:delText>T</w:delText>
        </w:r>
      </w:del>
      <w:r w:rsidRPr="00302C65">
        <w:t>itle</w:t>
      </w:r>
      <w:ins w:id="1784" w:author="Author">
        <w:r w:rsidRPr="00302C65">
          <w:t>s</w:t>
        </w:r>
      </w:ins>
      <w:r w:rsidRPr="00302C65">
        <w:t xml:space="preserve"> and </w:t>
      </w:r>
      <w:ins w:id="1785" w:author="Author">
        <w:r w:rsidRPr="00302C65">
          <w:t>t</w:t>
        </w:r>
      </w:ins>
      <w:del w:id="1786" w:author="Author">
        <w:r w:rsidRPr="00302C65">
          <w:delText>T</w:delText>
        </w:r>
      </w:del>
      <w:r w:rsidRPr="00302C65">
        <w:t>ag</w:t>
      </w:r>
      <w:ins w:id="1787" w:author="Author">
        <w:r w:rsidRPr="00302C65">
          <w:t xml:space="preserve"> </w:t>
        </w:r>
        <w:commentRangeStart w:id="1788"/>
        <w:r w:rsidRPr="00302C65">
          <w:t>n</w:t>
        </w:r>
      </w:ins>
      <w:del w:id="1789" w:author="Author">
        <w:r w:rsidRPr="00302C65">
          <w:delText>_N</w:delText>
        </w:r>
      </w:del>
      <w:r w:rsidRPr="00302C65">
        <w:t>ame</w:t>
      </w:r>
      <w:ins w:id="1790" w:author="Author">
        <w:r w:rsidRPr="00302C65">
          <w:t>s</w:t>
        </w:r>
      </w:ins>
      <w:commentRangeEnd w:id="1788"/>
      <w:r w:rsidR="00E83A67">
        <w:rPr>
          <w:rStyle w:val="CommentReference"/>
          <w:rFonts w:eastAsia="SimSun"/>
          <w:noProof/>
          <w:snapToGrid/>
          <w:lang w:eastAsia="zh-CN" w:bidi="ar-SA"/>
        </w:rPr>
        <w:commentReference w:id="1788"/>
      </w:r>
      <w:commentRangeStart w:id="1791"/>
      <w:ins w:id="1792" w:author="Author">
        <w:del w:id="1793" w:author="Author">
          <w:r w:rsidRPr="00302C65" w:rsidDel="00E83A67">
            <w:delText>,</w:delText>
          </w:r>
        </w:del>
      </w:ins>
      <w:del w:id="1794" w:author="Author">
        <w:r w:rsidRPr="00302C65" w:rsidDel="00E83A67">
          <w:delText xml:space="preserve"> as shown in Figure 3. The actual generated memory </w:delText>
        </w:r>
      </w:del>
      <w:ins w:id="1795" w:author="Author">
        <w:del w:id="1796" w:author="Author">
          <w:r w:rsidRPr="00302C65" w:rsidDel="00E83A67">
            <w:delText>wa</w:delText>
          </w:r>
        </w:del>
      </w:ins>
      <w:del w:id="1797" w:author="Author">
        <w:r w:rsidRPr="00302C65" w:rsidDel="00E83A67">
          <w:delText>is in JSON format</w:delText>
        </w:r>
      </w:del>
      <w:commentRangeEnd w:id="1791"/>
      <w:r w:rsidR="00E83A67">
        <w:rPr>
          <w:rStyle w:val="CommentReference"/>
          <w:rFonts w:eastAsia="SimSun"/>
          <w:noProof/>
          <w:snapToGrid/>
          <w:lang w:eastAsia="zh-CN" w:bidi="ar-SA"/>
        </w:rPr>
        <w:commentReference w:id="1791"/>
      </w:r>
      <w:r w:rsidRPr="00302C65">
        <w:t xml:space="preserve">. </w:t>
      </w:r>
      <w:ins w:id="1798" w:author="Author">
        <w:r w:rsidRPr="00302C65">
          <w:t>The</w:t>
        </w:r>
      </w:ins>
      <w:del w:id="1799" w:author="Author">
        <w:r w:rsidRPr="00302C65">
          <w:delText>Here, the</w:delText>
        </w:r>
      </w:del>
      <w:r w:rsidRPr="00302C65">
        <w:t xml:space="preserve"> main information used to build a personalized database is the </w:t>
      </w:r>
      <w:del w:id="1800" w:author="Author">
        <w:r w:rsidRPr="00302C65">
          <w:delText xml:space="preserve">entry </w:delText>
        </w:r>
      </w:del>
      <w:r w:rsidRPr="00302C65">
        <w:t>number</w:t>
      </w:r>
      <w:ins w:id="1801" w:author="Author">
        <w:r w:rsidRPr="00302C65">
          <w:t xml:space="preserve"> of entries</w:t>
        </w:r>
      </w:ins>
      <w:del w:id="1802" w:author="Author">
        <w:r w:rsidRPr="00302C65" w:rsidDel="00E83A67">
          <w:delText xml:space="preserve">. </w:delText>
        </w:r>
      </w:del>
      <w:ins w:id="1803" w:author="Author">
        <w:del w:id="1804" w:author="Author">
          <w:r w:rsidRPr="00302C65" w:rsidDel="00E83A67">
            <w:delText>These data</w:delText>
          </w:r>
        </w:del>
      </w:ins>
      <w:del w:id="1805" w:author="Author">
        <w:r w:rsidRPr="00302C65" w:rsidDel="00E83A67">
          <w:delText>This is a data that</w:delText>
        </w:r>
      </w:del>
      <w:ins w:id="1806" w:author="Author">
        <w:r w:rsidR="00E83A67">
          <w:t xml:space="preserve"> that</w:t>
        </w:r>
      </w:ins>
      <w:r w:rsidRPr="00302C65">
        <w:t xml:space="preserve"> contain</w:t>
      </w:r>
      <w:del w:id="1807" w:author="Author">
        <w:r w:rsidRPr="00302C65">
          <w:delText>s</w:delText>
        </w:r>
      </w:del>
      <w:r w:rsidRPr="00302C65">
        <w:t xml:space="preserve"> tag</w:t>
      </w:r>
      <w:ins w:id="1808" w:author="Author">
        <w:r w:rsidR="00E83A67">
          <w:t>ging</w:t>
        </w:r>
      </w:ins>
      <w:r w:rsidRPr="00302C65">
        <w:t xml:space="preserve"> information</w:t>
      </w:r>
      <w:ins w:id="1809" w:author="Author">
        <w:r w:rsidR="00E83A67">
          <w:t>,</w:t>
        </w:r>
      </w:ins>
      <w:r w:rsidRPr="00302C65">
        <w:t xml:space="preserve"> such as keywords</w:t>
      </w:r>
      <w:ins w:id="1810" w:author="Author">
        <w:r w:rsidR="00E83A67">
          <w:t>,</w:t>
        </w:r>
      </w:ins>
      <w:r w:rsidRPr="00302C65">
        <w:t xml:space="preserve"> set by </w:t>
      </w:r>
      <w:del w:id="1811" w:author="Author">
        <w:r w:rsidRPr="00302C65">
          <w:delText xml:space="preserve">the </w:delText>
        </w:r>
      </w:del>
      <w:r w:rsidRPr="00302C65">
        <w:t>individual</w:t>
      </w:r>
      <w:ins w:id="1812" w:author="Author">
        <w:r w:rsidRPr="00302C65">
          <w:t>s</w:t>
        </w:r>
      </w:ins>
      <w:r w:rsidRPr="00302C65">
        <w:t xml:space="preserve"> to categorize documents. We call </w:t>
      </w:r>
      <w:ins w:id="1813" w:author="Author">
        <w:r w:rsidRPr="00302C65">
          <w:t>this</w:t>
        </w:r>
      </w:ins>
      <w:del w:id="1814" w:author="Author">
        <w:r w:rsidRPr="00302C65">
          <w:delText>it</w:delText>
        </w:r>
      </w:del>
      <w:r w:rsidRPr="00302C65">
        <w:t xml:space="preserve"> a "</w:t>
      </w:r>
      <w:proofErr w:type="spellStart"/>
      <w:r w:rsidRPr="00302C65">
        <w:t>tagbox</w:t>
      </w:r>
      <w:proofErr w:type="spellEnd"/>
      <w:ins w:id="1815" w:author="Author">
        <w:r w:rsidRPr="00302C65">
          <w:t>,”</w:t>
        </w:r>
      </w:ins>
      <w:del w:id="1816" w:author="Author">
        <w:r w:rsidRPr="00302C65">
          <w:delText>"</w:delText>
        </w:r>
      </w:del>
      <w:r w:rsidRPr="00302C65">
        <w:t xml:space="preserve"> and</w:t>
      </w:r>
      <w:ins w:id="1817" w:author="Author">
        <w:r w:rsidRPr="00302C65">
          <w:t>,</w:t>
        </w:r>
      </w:ins>
      <w:del w:id="1818" w:author="Author">
        <w:r w:rsidRPr="00302C65">
          <w:delText>,</w:delText>
        </w:r>
      </w:del>
      <w:r w:rsidRPr="00302C65">
        <w:t xml:space="preserve"> as mentioned earlier, it is available as an Internet web service. In practice, </w:t>
      </w:r>
      <w:ins w:id="1819" w:author="Author">
        <w:r w:rsidRPr="00302C65">
          <w:t>a</w:t>
        </w:r>
      </w:ins>
      <w:del w:id="1820" w:author="Author">
        <w:r w:rsidRPr="00302C65">
          <w:delText>the</w:delText>
        </w:r>
      </w:del>
      <w:r w:rsidRPr="00302C65">
        <w:t xml:space="preserve"> tagging box is implemented as a hyperlink to reference </w:t>
      </w:r>
      <w:del w:id="1821" w:author="Author">
        <w:r w:rsidRPr="00302C65">
          <w:delText xml:space="preserve">the </w:delText>
        </w:r>
      </w:del>
      <w:r w:rsidRPr="00302C65">
        <w:t>personalization information</w:t>
      </w:r>
      <w:r>
        <w:t>.</w:t>
      </w:r>
    </w:p>
    <w:p w14:paraId="3AEF6A7A" w14:textId="77777777" w:rsidR="00E83A67" w:rsidRDefault="00E83A67" w:rsidP="00E83A67">
      <w:pPr>
        <w:pStyle w:val="MDPI52figure"/>
        <w:ind w:left="2608"/>
        <w:jc w:val="left"/>
        <w:rPr>
          <w:ins w:id="1822" w:author="Author"/>
          <w:b/>
        </w:rPr>
      </w:pPr>
      <w:ins w:id="1823" w:author="Author">
        <w:r w:rsidRPr="00626B2A">
          <w:rPr>
            <w:rFonts w:ascii="Times New Roman" w:eastAsia="함초롬돋움" w:hAnsi="Times New Roman"/>
            <w:noProof/>
            <w:spacing w:val="-2"/>
          </w:rPr>
          <w:lastRenderedPageBreak/>
          <w:drawing>
            <wp:inline distT="0" distB="0" distL="0" distR="0" wp14:anchorId="31658DAC" wp14:editId="1FF8C8B1">
              <wp:extent cx="3140489" cy="2204884"/>
              <wp:effectExtent l="0" t="0" r="0" b="5080"/>
              <wp:docPr id="1934054926"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41609" name="그림 1" descr="스크린샷, 텍스트이(가) 표시된 사진&#10;&#10;자동 생성된 설명"/>
                      <pic:cNvPicPr/>
                    </pic:nvPicPr>
                    <pic:blipFill>
                      <a:blip r:embed="rId13"/>
                      <a:stretch>
                        <a:fillRect/>
                      </a:stretch>
                    </pic:blipFill>
                    <pic:spPr>
                      <a:xfrm>
                        <a:off x="0" y="0"/>
                        <a:ext cx="3221719" cy="2261914"/>
                      </a:xfrm>
                      <a:prstGeom prst="rect">
                        <a:avLst/>
                      </a:prstGeom>
                    </pic:spPr>
                  </pic:pic>
                </a:graphicData>
              </a:graphic>
            </wp:inline>
          </w:drawing>
        </w:r>
      </w:ins>
    </w:p>
    <w:p w14:paraId="728FC477" w14:textId="41D3DBD5" w:rsidR="00E83A67" w:rsidRDefault="00E83A67">
      <w:pPr>
        <w:pStyle w:val="MDPI51figurecaption"/>
        <w:pPrChange w:id="1824" w:author="Author">
          <w:pPr>
            <w:pStyle w:val="MDPI31text"/>
          </w:pPr>
        </w:pPrChange>
      </w:pPr>
      <w:ins w:id="1825" w:author="Author">
        <w:r w:rsidRPr="00FA04F1">
          <w:rPr>
            <w:b/>
          </w:rPr>
          <w:t xml:space="preserve">Figure </w:t>
        </w:r>
        <w:r>
          <w:rPr>
            <w:b/>
          </w:rPr>
          <w:t>3</w:t>
        </w:r>
        <w:r w:rsidRPr="00FA04F1">
          <w:rPr>
            <w:b/>
          </w:rPr>
          <w:t xml:space="preserve">. </w:t>
        </w:r>
        <w:r w:rsidR="00065CAA">
          <w:rPr>
            <w:b/>
          </w:rPr>
          <w:t>U</w:t>
        </w:r>
        <w:r w:rsidRPr="00302C65">
          <w:t xml:space="preserve">ser </w:t>
        </w:r>
        <w:r>
          <w:t>d</w:t>
        </w:r>
        <w:r w:rsidRPr="00302C65">
          <w:t>ata</w:t>
        </w:r>
        <w:r>
          <w:t xml:space="preserve"> </w:t>
        </w:r>
        <w:r w:rsidR="00065CAA">
          <w:t xml:space="preserve">extracted </w:t>
        </w:r>
        <w:r>
          <w:t xml:space="preserve">in the </w:t>
        </w:r>
        <w:r w:rsidRPr="00E83A67">
          <w:t xml:space="preserve">JavaScript Object Notation </w:t>
        </w:r>
        <w:r>
          <w:t>(</w:t>
        </w:r>
        <w:r w:rsidRPr="00302C65">
          <w:t>JSON</w:t>
        </w:r>
        <w:r>
          <w:t>)</w:t>
        </w:r>
        <w:r w:rsidRPr="00302C65">
          <w:t xml:space="preserve"> </w:t>
        </w:r>
        <w:r>
          <w:t>f</w:t>
        </w:r>
        <w:r w:rsidRPr="00302C65">
          <w:t>ormat (User ID: 2190)</w:t>
        </w:r>
        <w:r>
          <w:t>.</w:t>
        </w:r>
      </w:ins>
    </w:p>
    <w:p w14:paraId="4A2ED0AF" w14:textId="7F44D641" w:rsidR="00302C65" w:rsidDel="00065CAA" w:rsidRDefault="00302C65" w:rsidP="00302C65">
      <w:pPr>
        <w:pStyle w:val="MDPI52figure"/>
        <w:ind w:left="2608"/>
        <w:jc w:val="left"/>
        <w:rPr>
          <w:moveFrom w:id="1826" w:author="Author" w16du:dateUtc="2024-07-29T01:27:00Z"/>
          <w:b/>
        </w:rPr>
      </w:pPr>
      <w:moveFromRangeStart w:id="1827" w:author="Author" w:name="move173128639"/>
      <w:moveFrom w:id="1828" w:author="Author" w16du:dateUtc="2024-07-29T01:27:00Z">
        <w:r w:rsidRPr="00626B2A" w:rsidDel="00065CAA">
          <w:rPr>
            <w:rFonts w:ascii="Times New Roman" w:eastAsia="함초롬돋움" w:hAnsi="Times New Roman"/>
            <w:spacing w:val="-2"/>
          </w:rPr>
          <w:drawing>
            <wp:inline distT="0" distB="0" distL="0" distR="0" wp14:anchorId="2C832321" wp14:editId="53ACE792">
              <wp:extent cx="3487667" cy="905727"/>
              <wp:effectExtent l="0" t="0" r="5080" b="0"/>
              <wp:docPr id="718666637" name="그림 3" descr="그래픽, 스크린샷, 그래픽 디자인, 상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6637" name="그림 3" descr="그래픽, 스크린샷, 그래픽 디자인, 상징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5806" cy="939004"/>
                      </a:xfrm>
                      <a:prstGeom prst="rect">
                        <a:avLst/>
                      </a:prstGeom>
                    </pic:spPr>
                  </pic:pic>
                </a:graphicData>
              </a:graphic>
            </wp:inline>
          </w:drawing>
        </w:r>
      </w:moveFrom>
    </w:p>
    <w:p w14:paraId="0108A750" w14:textId="3C92A945" w:rsidR="00302C65" w:rsidDel="00065CAA" w:rsidRDefault="00302C65" w:rsidP="00302C65">
      <w:pPr>
        <w:pStyle w:val="MDPI51figurecaption"/>
        <w:rPr>
          <w:moveFrom w:id="1829" w:author="Author" w16du:dateUtc="2024-07-29T01:27:00Z"/>
        </w:rPr>
      </w:pPr>
      <w:moveFrom w:id="1830" w:author="Author" w16du:dateUtc="2024-07-29T01:27:00Z">
        <w:r w:rsidRPr="00FA04F1" w:rsidDel="00065CAA">
          <w:rPr>
            <w:b/>
          </w:rPr>
          <w:t xml:space="preserve">Figure </w:t>
        </w:r>
        <w:r w:rsidDel="00065CAA">
          <w:rPr>
            <w:b/>
          </w:rPr>
          <w:t>4</w:t>
        </w:r>
        <w:r w:rsidRPr="00FA04F1" w:rsidDel="00065CAA">
          <w:rPr>
            <w:b/>
          </w:rPr>
          <w:t xml:space="preserve">. </w:t>
        </w:r>
        <w:r w:rsidRPr="00302C65" w:rsidDel="00065CAA">
          <w:t>Embedding Document Workflow</w:t>
        </w:r>
        <w:r w:rsidDel="00065CAA">
          <w:t>.</w:t>
        </w:r>
      </w:moveFrom>
    </w:p>
    <w:moveFromRangeEnd w:id="1827"/>
    <w:p w14:paraId="22C528C1" w14:textId="7F5E53E0" w:rsidR="00302C65" w:rsidRPr="00302C65" w:rsidDel="00051F1E" w:rsidRDefault="00302C65" w:rsidP="00302C65">
      <w:pPr>
        <w:pStyle w:val="MDPI31text"/>
        <w:rPr>
          <w:del w:id="1831" w:author="Author"/>
        </w:rPr>
      </w:pPr>
      <w:r w:rsidRPr="00302C65">
        <w:t xml:space="preserve">Figure 4 shows that </w:t>
      </w:r>
      <w:commentRangeStart w:id="1832"/>
      <w:r w:rsidRPr="00302C65">
        <w:t>Context</w:t>
      </w:r>
      <w:commentRangeEnd w:id="1832"/>
      <w:r w:rsidR="00065CAA">
        <w:rPr>
          <w:rStyle w:val="CommentReference"/>
          <w:rFonts w:eastAsia="SimSun"/>
          <w:noProof/>
          <w:snapToGrid/>
          <w:lang w:eastAsia="zh-CN" w:bidi="ar-SA"/>
        </w:rPr>
        <w:commentReference w:id="1832"/>
      </w:r>
      <w:r w:rsidRPr="00302C65">
        <w:t xml:space="preserve">, which stores </w:t>
      </w:r>
      <w:ins w:id="1833" w:author="Author">
        <w:r w:rsidR="00065CAA">
          <w:t xml:space="preserve">the </w:t>
        </w:r>
      </w:ins>
      <w:r w:rsidRPr="00302C65">
        <w:t>contexts created or referenced by individuals</w:t>
      </w:r>
      <w:ins w:id="1834" w:author="Author">
        <w:r w:rsidR="00065CAA">
          <w:t xml:space="preserve"> and</w:t>
        </w:r>
      </w:ins>
      <w:r w:rsidRPr="00302C65">
        <w:t xml:space="preserve"> extracted from the SQL database, contains most of the </w:t>
      </w:r>
      <w:del w:id="1835" w:author="Author">
        <w:r w:rsidRPr="00302C65" w:rsidDel="00065CAA">
          <w:delText xml:space="preserve">content of the </w:delText>
        </w:r>
      </w:del>
      <w:r w:rsidRPr="00302C65">
        <w:t>document</w:t>
      </w:r>
      <w:ins w:id="1836" w:author="Author">
        <w:r w:rsidR="00065CAA">
          <w:t xml:space="preserve"> content</w:t>
        </w:r>
      </w:ins>
      <w:r w:rsidRPr="00302C65">
        <w:t xml:space="preserve">, and based on this information, it sets the maximum length of the document to 1000 characters and splits the document for processing. </w:t>
      </w:r>
      <w:ins w:id="1837" w:author="Author">
        <w:r w:rsidRPr="00302C65">
          <w:t xml:space="preserve">The </w:t>
        </w:r>
      </w:ins>
      <w:r w:rsidRPr="00302C65">
        <w:t xml:space="preserve">JSON-based </w:t>
      </w:r>
      <w:proofErr w:type="spellStart"/>
      <w:r w:rsidRPr="00302C65">
        <w:t>TextSplitter</w:t>
      </w:r>
      <w:proofErr w:type="spellEnd"/>
      <w:r w:rsidRPr="00302C65">
        <w:t xml:space="preserve"> takes </w:t>
      </w:r>
      <w:ins w:id="1838" w:author="Author">
        <w:r w:rsidR="00065CAA">
          <w:t xml:space="preserve">directly takes the extracted </w:t>
        </w:r>
      </w:ins>
      <w:r w:rsidRPr="00302C65">
        <w:t xml:space="preserve">data </w:t>
      </w:r>
      <w:del w:id="1839" w:author="Author">
        <w:r w:rsidRPr="00302C65" w:rsidDel="00065CAA">
          <w:delText xml:space="preserve">extracted directly from the database </w:delText>
        </w:r>
      </w:del>
      <w:r w:rsidRPr="00302C65">
        <w:t xml:space="preserve">as input, selectively extracts and combines the required data, and returns </w:t>
      </w:r>
      <w:ins w:id="1840" w:author="Author">
        <w:r w:rsidRPr="00302C65">
          <w:t>them</w:t>
        </w:r>
      </w:ins>
      <w:del w:id="1841" w:author="Author">
        <w:r w:rsidRPr="00302C65">
          <w:delText>it</w:delText>
        </w:r>
      </w:del>
      <w:r w:rsidRPr="00302C65">
        <w:t xml:space="preserve"> in</w:t>
      </w:r>
      <w:ins w:id="1842" w:author="Author">
        <w:r w:rsidR="00B87304">
          <w:t xml:space="preserve"> the</w:t>
        </w:r>
      </w:ins>
      <w:r w:rsidRPr="00302C65">
        <w:t xml:space="preserve"> </w:t>
      </w:r>
      <w:ins w:id="1843" w:author="Author">
        <w:del w:id="1844" w:author="Author">
          <w:r w:rsidRPr="00302C65">
            <w:delText xml:space="preserve">the </w:delText>
          </w:r>
        </w:del>
      </w:ins>
      <w:r w:rsidRPr="00302C65">
        <w:t xml:space="preserve">JSON format. The split document is divided into chunks of a certain size, each </w:t>
      </w:r>
      <w:del w:id="1845" w:author="Author">
        <w:r w:rsidRPr="00302C65">
          <w:delText xml:space="preserve">of which is </w:delText>
        </w:r>
      </w:del>
      <w:r w:rsidRPr="00302C65">
        <w:t xml:space="preserve">designed to be processed independently. After splitting, the documents are embedded via </w:t>
      </w:r>
      <w:ins w:id="1846" w:author="Author">
        <w:r w:rsidR="00B87304">
          <w:t xml:space="preserve">the </w:t>
        </w:r>
        <w:del w:id="1847" w:author="Author">
          <w:r w:rsidRPr="00302C65">
            <w:delText xml:space="preserve">the </w:delText>
          </w:r>
        </w:del>
      </w:ins>
      <w:r w:rsidRPr="00302C65">
        <w:t>text-embedding-ada-002</w:t>
      </w:r>
      <w:ins w:id="1848" w:author="Author">
        <w:r w:rsidR="00B87304">
          <w:t xml:space="preserve"> model</w:t>
        </w:r>
      </w:ins>
      <w:r w:rsidRPr="00302C65">
        <w:t xml:space="preserve"> of the OpenAI API and stored in a vector database.</w:t>
      </w:r>
    </w:p>
    <w:p w14:paraId="41EA42E8" w14:textId="1AD8B1B4" w:rsidR="00302C65" w:rsidRDefault="00051F1E" w:rsidP="00302C65">
      <w:pPr>
        <w:pStyle w:val="MDPI31text"/>
        <w:rPr>
          <w:ins w:id="1849" w:author="Author"/>
        </w:rPr>
      </w:pPr>
      <w:ins w:id="1850" w:author="Author">
        <w:r>
          <w:t xml:space="preserve"> </w:t>
        </w:r>
      </w:ins>
      <w:r w:rsidR="00302C65" w:rsidRPr="00302C65">
        <w:t>The</w:t>
      </w:r>
      <w:ins w:id="1851" w:author="Author">
        <w:r>
          <w:t>se</w:t>
        </w:r>
      </w:ins>
      <w:r w:rsidR="00302C65" w:rsidRPr="00302C65">
        <w:t xml:space="preserve"> data </w:t>
      </w:r>
      <w:del w:id="1852" w:author="Author">
        <w:r w:rsidR="00302C65" w:rsidRPr="00302C65" w:rsidDel="00051F1E">
          <w:delText xml:space="preserve">stored in this vector database </w:delText>
        </w:r>
      </w:del>
      <w:r w:rsidR="00302C65" w:rsidRPr="00302C65">
        <w:t>help</w:t>
      </w:r>
      <w:del w:id="1853" w:author="Author">
        <w:r w:rsidR="00302C65" w:rsidRPr="00302C65">
          <w:delText>s</w:delText>
        </w:r>
      </w:del>
      <w:r w:rsidR="00302C65" w:rsidRPr="00302C65">
        <w:t xml:space="preserve"> place the most relevant information at the front of the QA prompt after a search</w:t>
      </w:r>
      <w:r w:rsidR="00302C65">
        <w:t>.</w:t>
      </w:r>
    </w:p>
    <w:p w14:paraId="1B39FAE9" w14:textId="77777777" w:rsidR="00065CAA" w:rsidRDefault="00065CAA" w:rsidP="00065CAA">
      <w:pPr>
        <w:pStyle w:val="MDPI52figure"/>
        <w:ind w:left="2608"/>
        <w:jc w:val="left"/>
        <w:rPr>
          <w:moveTo w:id="1854" w:author="Author" w16du:dateUtc="2024-07-29T01:27:00Z"/>
          <w:b/>
        </w:rPr>
      </w:pPr>
      <w:moveToRangeStart w:id="1855" w:author="Author" w:name="move173128639"/>
      <w:moveTo w:id="1856" w:author="Author" w16du:dateUtc="2024-07-29T01:27:00Z">
        <w:r w:rsidRPr="00626B2A">
          <w:rPr>
            <w:rFonts w:ascii="Times New Roman" w:eastAsia="함초롬돋움" w:hAnsi="Times New Roman"/>
            <w:noProof/>
            <w:spacing w:val="-2"/>
          </w:rPr>
          <w:drawing>
            <wp:inline distT="0" distB="0" distL="0" distR="0" wp14:anchorId="442501B0" wp14:editId="5ABE98B9">
              <wp:extent cx="3487667" cy="905727"/>
              <wp:effectExtent l="0" t="0" r="5080" b="0"/>
              <wp:docPr id="2030828516" name="그림 3" descr="그래픽, 스크린샷, 그래픽 디자인, 상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6637" name="그림 3" descr="그래픽, 스크린샷, 그래픽 디자인, 상징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5806" cy="939004"/>
                      </a:xfrm>
                      <a:prstGeom prst="rect">
                        <a:avLst/>
                      </a:prstGeom>
                    </pic:spPr>
                  </pic:pic>
                </a:graphicData>
              </a:graphic>
            </wp:inline>
          </w:drawing>
        </w:r>
      </w:moveTo>
    </w:p>
    <w:p w14:paraId="1A5B85B4" w14:textId="70B52F09" w:rsidR="00065CAA" w:rsidDel="00065CAA" w:rsidRDefault="00065CAA" w:rsidP="00065CAA">
      <w:pPr>
        <w:pStyle w:val="MDPI51figurecaption"/>
        <w:rPr>
          <w:del w:id="1857" w:author="Author"/>
          <w:moveTo w:id="1858" w:author="Author" w16du:dateUtc="2024-07-29T01:27:00Z"/>
        </w:rPr>
      </w:pPr>
      <w:moveTo w:id="1859" w:author="Author" w16du:dateUtc="2024-07-29T01:27:00Z">
        <w:r w:rsidRPr="00FA04F1">
          <w:rPr>
            <w:b/>
          </w:rPr>
          <w:t xml:space="preserve">Figure </w:t>
        </w:r>
        <w:r>
          <w:rPr>
            <w:b/>
          </w:rPr>
          <w:t>4</w:t>
        </w:r>
        <w:r w:rsidRPr="00FA04F1">
          <w:rPr>
            <w:b/>
          </w:rPr>
          <w:t xml:space="preserve">. </w:t>
        </w:r>
        <w:del w:id="1860" w:author="Author">
          <w:r w:rsidRPr="00302C65" w:rsidDel="00051F1E">
            <w:delText xml:space="preserve">Embedding </w:delText>
          </w:r>
        </w:del>
      </w:moveTo>
      <w:ins w:id="1861" w:author="Author">
        <w:r w:rsidR="00051F1E">
          <w:t>D</w:t>
        </w:r>
      </w:ins>
      <w:moveTo w:id="1862" w:author="Author" w16du:dateUtc="2024-07-29T01:27:00Z">
        <w:del w:id="1863" w:author="Author">
          <w:r w:rsidRPr="00302C65" w:rsidDel="00051F1E">
            <w:delText>D</w:delText>
          </w:r>
        </w:del>
        <w:r w:rsidRPr="00302C65">
          <w:t xml:space="preserve">ocument </w:t>
        </w:r>
      </w:moveTo>
      <w:ins w:id="1864" w:author="Author">
        <w:r w:rsidR="00051F1E">
          <w:t>e</w:t>
        </w:r>
        <w:r w:rsidR="00051F1E" w:rsidRPr="00302C65">
          <w:t xml:space="preserve">mbedding </w:t>
        </w:r>
        <w:r w:rsidR="00051F1E">
          <w:t>w</w:t>
        </w:r>
      </w:ins>
      <w:moveTo w:id="1865" w:author="Author" w16du:dateUtc="2024-07-29T01:27:00Z">
        <w:del w:id="1866" w:author="Author">
          <w:r w:rsidRPr="00302C65" w:rsidDel="00051F1E">
            <w:delText>W</w:delText>
          </w:r>
        </w:del>
        <w:r w:rsidRPr="00302C65">
          <w:t>orkflow</w:t>
        </w:r>
        <w:r>
          <w:t>.</w:t>
        </w:r>
      </w:moveTo>
    </w:p>
    <w:moveToRangeEnd w:id="1855"/>
    <w:p w14:paraId="49F77097" w14:textId="77777777" w:rsidR="00065CAA" w:rsidRDefault="00065CAA">
      <w:pPr>
        <w:pStyle w:val="MDPI51figurecaption"/>
        <w:pPrChange w:id="1867" w:author="Author">
          <w:pPr>
            <w:pStyle w:val="MDPI31text"/>
          </w:pPr>
        </w:pPrChange>
      </w:pPr>
    </w:p>
    <w:p w14:paraId="7BADF2C8" w14:textId="3C92F9EC" w:rsidR="00565EF9" w:rsidRPr="001F31D1" w:rsidRDefault="00565EF9" w:rsidP="00565EF9">
      <w:pPr>
        <w:pStyle w:val="MDPI22heading2"/>
        <w:spacing w:before="240"/>
      </w:pPr>
      <w:r w:rsidRPr="001F31D1">
        <w:t>3.</w:t>
      </w:r>
      <w:r>
        <w:t>3</w:t>
      </w:r>
      <w:r w:rsidRPr="001F31D1">
        <w:t xml:space="preserve">. </w:t>
      </w:r>
      <w:commentRangeStart w:id="1868"/>
      <w:del w:id="1869" w:author="Author">
        <w:r w:rsidR="00F00C04" w:rsidRPr="00F00C04" w:rsidDel="00F619E6">
          <w:delText>The r</w:delText>
        </w:r>
      </w:del>
      <w:ins w:id="1870" w:author="Author">
        <w:r w:rsidR="00F619E6">
          <w:t>R</w:t>
        </w:r>
      </w:ins>
      <w:r w:rsidR="00F00C04" w:rsidRPr="00F00C04">
        <w:t xml:space="preserve">ole </w:t>
      </w:r>
      <w:commentRangeEnd w:id="1868"/>
      <w:r w:rsidR="00F619E6">
        <w:rPr>
          <w:rStyle w:val="CommentReference"/>
          <w:rFonts w:eastAsia="SimSun"/>
          <w:i w:val="0"/>
          <w:snapToGrid/>
          <w:lang w:eastAsia="zh-CN" w:bidi="ar-SA"/>
        </w:rPr>
        <w:commentReference w:id="1868"/>
      </w:r>
      <w:r w:rsidR="00F00C04" w:rsidRPr="00F00C04">
        <w:t xml:space="preserve">and </w:t>
      </w:r>
      <w:ins w:id="1871" w:author="Author">
        <w:r w:rsidR="00EB3227">
          <w:t>Importance of Prompting Instructions</w:t>
        </w:r>
      </w:ins>
      <w:del w:id="1872" w:author="Author">
        <w:r w:rsidR="00F00C04" w:rsidRPr="00F00C04" w:rsidDel="00EB3227">
          <w:delText>importance of prompting instructions</w:delText>
        </w:r>
      </w:del>
    </w:p>
    <w:p w14:paraId="391299F1" w14:textId="5967B4E9" w:rsidR="00CF49A5" w:rsidRPr="00CF49A5" w:rsidDel="00A269E0" w:rsidRDefault="00CF49A5" w:rsidP="00CF49A5">
      <w:pPr>
        <w:pStyle w:val="MDPI31text"/>
        <w:rPr>
          <w:del w:id="1873" w:author="Author"/>
        </w:rPr>
      </w:pPr>
      <w:r w:rsidRPr="00CF49A5">
        <w:t xml:space="preserve">In </w:t>
      </w:r>
      <w:del w:id="1874" w:author="Author">
        <w:r w:rsidRPr="00CF49A5" w:rsidDel="00F619E6">
          <w:delText xml:space="preserve">this </w:delText>
        </w:r>
      </w:del>
      <w:ins w:id="1875" w:author="Author">
        <w:r w:rsidR="00F619E6">
          <w:t>the proposed</w:t>
        </w:r>
        <w:r w:rsidR="00F619E6" w:rsidRPr="00CF49A5">
          <w:t xml:space="preserve"> </w:t>
        </w:r>
      </w:ins>
      <w:r w:rsidRPr="00CF49A5">
        <w:t xml:space="preserve">system, </w:t>
      </w:r>
      <w:ins w:id="1876" w:author="Author">
        <w:r w:rsidR="00A269E0">
          <w:t xml:space="preserve">user </w:t>
        </w:r>
      </w:ins>
      <w:r w:rsidRPr="00CF49A5">
        <w:t>prompt</w:t>
      </w:r>
      <w:del w:id="1877" w:author="Author">
        <w:r w:rsidRPr="00CF49A5" w:rsidDel="00A269E0">
          <w:delText>ing script</w:delText>
        </w:r>
      </w:del>
      <w:r w:rsidRPr="00CF49A5">
        <w:t xml:space="preserve">s </w:t>
      </w:r>
      <w:proofErr w:type="gramStart"/>
      <w:ins w:id="1878" w:author="Author">
        <w:r w:rsidR="00A269E0">
          <w:t>are</w:t>
        </w:r>
      </w:ins>
      <w:proofErr w:type="gramEnd"/>
      <w:del w:id="1879" w:author="Author">
        <w:r w:rsidRPr="00CF49A5">
          <w:delText>are</w:delText>
        </w:r>
        <w:r w:rsidRPr="00CF49A5" w:rsidDel="00A269E0">
          <w:delText xml:space="preserve"> a</w:delText>
        </w:r>
      </w:del>
      <w:r w:rsidRPr="00CF49A5">
        <w:t xml:space="preserve"> </w:t>
      </w:r>
      <w:del w:id="1880" w:author="Author">
        <w:r w:rsidRPr="00CF49A5" w:rsidDel="00F619E6">
          <w:delText xml:space="preserve">key </w:delText>
        </w:r>
      </w:del>
      <w:ins w:id="1881" w:author="Author">
        <w:r w:rsidR="00F619E6">
          <w:t>crucial</w:t>
        </w:r>
        <w:r w:rsidR="00F619E6" w:rsidRPr="00CF49A5">
          <w:t xml:space="preserve"> </w:t>
        </w:r>
      </w:ins>
      <w:del w:id="1882" w:author="Author">
        <w:r w:rsidRPr="00CF49A5" w:rsidDel="00A269E0">
          <w:delText xml:space="preserve">process </w:delText>
        </w:r>
        <w:r w:rsidRPr="00CF49A5" w:rsidDel="00ED5A59">
          <w:delText xml:space="preserve">that </w:delText>
        </w:r>
      </w:del>
      <w:ins w:id="1883" w:author="Author">
        <w:r w:rsidR="00A269E0">
          <w:t>as they</w:t>
        </w:r>
        <w:r w:rsidR="00ED5A59">
          <w:t xml:space="preserve"> directly affect</w:t>
        </w:r>
      </w:ins>
      <w:del w:id="1884" w:author="Author">
        <w:r w:rsidRPr="00CF49A5" w:rsidDel="00ED5A59">
          <w:delText>underpins</w:delText>
        </w:r>
      </w:del>
      <w:r w:rsidRPr="00CF49A5">
        <w:t xml:space="preserve"> </w:t>
      </w:r>
      <w:del w:id="1885" w:author="Author">
        <w:r w:rsidRPr="00CF49A5" w:rsidDel="00ED5A59">
          <w:delText xml:space="preserve">the </w:delText>
        </w:r>
      </w:del>
      <w:ins w:id="1886" w:author="Author">
        <w:r w:rsidR="00ED5A59">
          <w:t>its</w:t>
        </w:r>
        <w:r w:rsidR="00ED5A59" w:rsidRPr="00CF49A5">
          <w:t xml:space="preserve"> </w:t>
        </w:r>
      </w:ins>
      <w:del w:id="1887" w:author="Author">
        <w:r w:rsidRPr="00CF49A5">
          <w:delText xml:space="preserve">entire </w:delText>
        </w:r>
      </w:del>
      <w:r w:rsidRPr="00CF49A5">
        <w:t xml:space="preserve">ability to </w:t>
      </w:r>
      <w:ins w:id="1888" w:author="Author">
        <w:r w:rsidRPr="00CF49A5">
          <w:t xml:space="preserve">respond </w:t>
        </w:r>
      </w:ins>
      <w:r w:rsidRPr="00CF49A5">
        <w:t>effectively</w:t>
      </w:r>
      <w:del w:id="1889" w:author="Author">
        <w:r w:rsidRPr="00CF49A5">
          <w:delText xml:space="preserve"> respond</w:delText>
        </w:r>
      </w:del>
      <w:r w:rsidRPr="00CF49A5">
        <w:t xml:space="preserve"> to user questions. This section explains the importance of </w:t>
      </w:r>
      <w:ins w:id="1890" w:author="Author">
        <w:del w:id="1891" w:author="Author">
          <w:r w:rsidRPr="00CF49A5">
            <w:delText>deciding</w:delText>
          </w:r>
        </w:del>
      </w:ins>
      <w:del w:id="1892" w:author="Author">
        <w:r w:rsidRPr="00CF49A5" w:rsidDel="00A269E0">
          <w:delText xml:space="preserve">decisions about how </w:delText>
        </w:r>
      </w:del>
      <w:ins w:id="1893" w:author="Author">
        <w:r w:rsidR="00A269E0">
          <w:t>providing appropriate</w:t>
        </w:r>
        <w:r w:rsidRPr="00CF49A5">
          <w:t xml:space="preserve"> </w:t>
        </w:r>
      </w:ins>
      <w:r w:rsidRPr="00CF49A5">
        <w:t>prompt</w:t>
      </w:r>
      <w:del w:id="1894" w:author="Author">
        <w:r w:rsidRPr="00CF49A5" w:rsidDel="00A269E0">
          <w:delText>ing script</w:delText>
        </w:r>
      </w:del>
      <w:r w:rsidRPr="00CF49A5">
        <w:t>s</w:t>
      </w:r>
      <w:del w:id="1895" w:author="Author">
        <w:r w:rsidRPr="00CF49A5">
          <w:delText xml:space="preserve"> should be written</w:delText>
        </w:r>
      </w:del>
      <w:r w:rsidRPr="00CF49A5">
        <w:t>.</w:t>
      </w:r>
      <w:ins w:id="1896" w:author="Author">
        <w:r w:rsidR="00A269E0">
          <w:t xml:space="preserve"> </w:t>
        </w:r>
      </w:ins>
    </w:p>
    <w:p w14:paraId="0B71EDF6" w14:textId="48CA82B5" w:rsidR="00CF49A5" w:rsidRPr="00CF49A5" w:rsidRDefault="00CF49A5" w:rsidP="00CF49A5">
      <w:pPr>
        <w:pStyle w:val="MDPI31text"/>
      </w:pPr>
      <w:del w:id="1897" w:author="Author">
        <w:r w:rsidRPr="00CF49A5">
          <w:delText xml:space="preserve">The following </w:delText>
        </w:r>
      </w:del>
      <w:r w:rsidRPr="00CF49A5">
        <w:t xml:space="preserve">Figure 5 </w:t>
      </w:r>
      <w:ins w:id="1898" w:author="Author">
        <w:r w:rsidRPr="00CF49A5">
          <w:t>illustrates</w:t>
        </w:r>
      </w:ins>
      <w:del w:id="1899" w:author="Author">
        <w:r w:rsidRPr="00CF49A5">
          <w:delText>describes</w:delText>
        </w:r>
      </w:del>
      <w:r w:rsidRPr="00CF49A5">
        <w:t xml:space="preserve"> the process of </w:t>
      </w:r>
      <w:del w:id="1900" w:author="Author">
        <w:r w:rsidRPr="00CF49A5" w:rsidDel="00A269E0">
          <w:delText xml:space="preserve">processing </w:delText>
        </w:r>
      </w:del>
      <w:ins w:id="1901" w:author="Author">
        <w:r w:rsidR="00A269E0">
          <w:t>handling</w:t>
        </w:r>
      </w:ins>
      <w:del w:id="1902" w:author="Author">
        <w:r w:rsidRPr="00CF49A5" w:rsidDel="00A269E0">
          <w:delText>a</w:delText>
        </w:r>
      </w:del>
      <w:r w:rsidRPr="00CF49A5">
        <w:t xml:space="preserve"> </w:t>
      </w:r>
      <w:del w:id="1903" w:author="Author">
        <w:r w:rsidRPr="00CF49A5" w:rsidDel="00A269E0">
          <w:delText>user</w:delText>
        </w:r>
        <w:r w:rsidRPr="00CF49A5">
          <w:delText>'s</w:delText>
        </w:r>
        <w:r w:rsidRPr="00CF49A5" w:rsidDel="00A269E0">
          <w:delText xml:space="preserve"> </w:delText>
        </w:r>
      </w:del>
      <w:r w:rsidRPr="00CF49A5">
        <w:t>question</w:t>
      </w:r>
      <w:ins w:id="1904" w:author="Author">
        <w:r w:rsidR="00A269E0">
          <w:t>s</w:t>
        </w:r>
      </w:ins>
      <w:r w:rsidRPr="00CF49A5">
        <w:t xml:space="preserve"> and generating </w:t>
      </w:r>
      <w:del w:id="1905" w:author="Author">
        <w:r w:rsidRPr="00CF49A5" w:rsidDel="00A269E0">
          <w:delText xml:space="preserve">a </w:delText>
        </w:r>
      </w:del>
      <w:r w:rsidRPr="00CF49A5">
        <w:t>response</w:t>
      </w:r>
      <w:ins w:id="1906" w:author="Author">
        <w:r w:rsidR="00A269E0">
          <w:t>s</w:t>
        </w:r>
      </w:ins>
      <w:r w:rsidRPr="00CF49A5">
        <w:t xml:space="preserve">. Based on the retrieved questions, </w:t>
      </w:r>
      <w:del w:id="1907" w:author="Author">
        <w:r w:rsidRPr="00CF49A5" w:rsidDel="00A269E0">
          <w:delText>we establish</w:delText>
        </w:r>
      </w:del>
      <w:ins w:id="1908" w:author="Author">
        <w:del w:id="1909" w:author="Author">
          <w:r w:rsidRPr="00CF49A5" w:rsidDel="00A269E0">
            <w:delText>ed</w:delText>
          </w:r>
        </w:del>
      </w:ins>
      <w:del w:id="1910" w:author="Author">
        <w:r w:rsidRPr="00CF49A5" w:rsidDel="00A269E0">
          <w:delText xml:space="preserve"> </w:delText>
        </w:r>
      </w:del>
      <w:r w:rsidRPr="00CF49A5">
        <w:lastRenderedPageBreak/>
        <w:t xml:space="preserve">the context </w:t>
      </w:r>
      <w:ins w:id="1911" w:author="Author">
        <w:r w:rsidRPr="00CF49A5">
          <w:t>of</w:t>
        </w:r>
      </w:ins>
      <w:del w:id="1912" w:author="Author">
        <w:r w:rsidRPr="00CF49A5">
          <w:delText>for</w:delText>
        </w:r>
      </w:del>
      <w:r w:rsidRPr="00CF49A5">
        <w:t xml:space="preserve"> </w:t>
      </w:r>
      <w:ins w:id="1913" w:author="Author">
        <w:r w:rsidRPr="00CF49A5">
          <w:t>each</w:t>
        </w:r>
      </w:ins>
      <w:del w:id="1914" w:author="Author">
        <w:r w:rsidRPr="00CF49A5">
          <w:delText>the</w:delText>
        </w:r>
      </w:del>
      <w:r w:rsidRPr="00CF49A5">
        <w:t xml:space="preserve"> question </w:t>
      </w:r>
      <w:ins w:id="1915" w:author="Author">
        <w:r w:rsidR="00A269E0">
          <w:t xml:space="preserve">was established </w:t>
        </w:r>
      </w:ins>
      <w:r w:rsidRPr="00CF49A5">
        <w:t>and organize</w:t>
      </w:r>
      <w:ins w:id="1916" w:author="Author">
        <w:r w:rsidRPr="00CF49A5">
          <w:t>d</w:t>
        </w:r>
      </w:ins>
      <w:r w:rsidRPr="00CF49A5">
        <w:t xml:space="preserve"> </w:t>
      </w:r>
      <w:del w:id="1917" w:author="Author">
        <w:r w:rsidRPr="00CF49A5" w:rsidDel="00A269E0">
          <w:delText>it in the form of</w:delText>
        </w:r>
      </w:del>
      <w:ins w:id="1918" w:author="Author">
        <w:r w:rsidR="00A269E0">
          <w:t>as a</w:t>
        </w:r>
      </w:ins>
      <w:r w:rsidRPr="00CF49A5">
        <w:t xml:space="preserve"> </w:t>
      </w:r>
      <w:del w:id="1919" w:author="Author">
        <w:r w:rsidRPr="00CF49A5" w:rsidDel="00A269E0">
          <w:delText xml:space="preserve">a </w:delText>
        </w:r>
      </w:del>
      <w:ins w:id="1920" w:author="Author">
        <w:r w:rsidR="00A269E0">
          <w:t>“</w:t>
        </w:r>
      </w:ins>
      <w:del w:id="1921" w:author="Author">
        <w:r w:rsidRPr="00CF49A5" w:rsidDel="00A269E0">
          <w:delText>'</w:delText>
        </w:r>
      </w:del>
      <w:r w:rsidRPr="00CF49A5">
        <w:t>prompt</w:t>
      </w:r>
      <w:ins w:id="1922" w:author="Author">
        <w:r w:rsidR="00A269E0">
          <w:t>”</w:t>
        </w:r>
      </w:ins>
      <w:del w:id="1923" w:author="Author">
        <w:r w:rsidRPr="00CF49A5" w:rsidDel="00A269E0">
          <w:delText>'</w:delText>
        </w:r>
      </w:del>
      <w:r w:rsidRPr="00CF49A5">
        <w:t xml:space="preserve"> template</w:t>
      </w:r>
      <w:del w:id="1924" w:author="Author">
        <w:r w:rsidRPr="00CF49A5">
          <w:delText xml:space="preserve"> should be written</w:delText>
        </w:r>
      </w:del>
      <w:r w:rsidRPr="00CF49A5">
        <w:t>.</w:t>
      </w:r>
    </w:p>
    <w:p w14:paraId="169179C3" w14:textId="45B6B72D" w:rsidR="00CF49A5" w:rsidRDefault="00682003" w:rsidP="00CF49A5">
      <w:pPr>
        <w:pStyle w:val="MDPI52figure"/>
        <w:ind w:left="2608"/>
        <w:jc w:val="left"/>
        <w:rPr>
          <w:b/>
        </w:rPr>
      </w:pPr>
      <w:r w:rsidRPr="00626B2A">
        <w:rPr>
          <w:rFonts w:ascii="Times New Roman" w:eastAsia="함초롬돋움" w:hAnsi="Times New Roman"/>
          <w:noProof/>
          <w:spacing w:val="-2"/>
        </w:rPr>
        <w:drawing>
          <wp:inline distT="0" distB="0" distL="0" distR="0" wp14:anchorId="09E72A33" wp14:editId="5DF13509">
            <wp:extent cx="4860000" cy="2525033"/>
            <wp:effectExtent l="0" t="0" r="0" b="8890"/>
            <wp:docPr id="514520213" name="그림 10" descr="텍스트, 도표, 평면도,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20213" name="그림 10" descr="텍스트, 도표, 평면도, 기술 도면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60000" cy="2525033"/>
                    </a:xfrm>
                    <a:prstGeom prst="rect">
                      <a:avLst/>
                    </a:prstGeom>
                    <a:noFill/>
                    <a:ln>
                      <a:noFill/>
                    </a:ln>
                  </pic:spPr>
                </pic:pic>
              </a:graphicData>
            </a:graphic>
          </wp:inline>
        </w:drawing>
      </w:r>
    </w:p>
    <w:p w14:paraId="65D1C143" w14:textId="10C5297A" w:rsidR="00CF49A5" w:rsidRDefault="00CF49A5" w:rsidP="00CF49A5">
      <w:pPr>
        <w:pStyle w:val="MDPI51figurecaption"/>
      </w:pPr>
      <w:r w:rsidRPr="00FA04F1">
        <w:rPr>
          <w:b/>
        </w:rPr>
        <w:t xml:space="preserve">Figure </w:t>
      </w:r>
      <w:r w:rsidR="00682003">
        <w:rPr>
          <w:b/>
        </w:rPr>
        <w:t>5</w:t>
      </w:r>
      <w:r w:rsidRPr="00FA04F1">
        <w:rPr>
          <w:b/>
        </w:rPr>
        <w:t xml:space="preserve">. </w:t>
      </w:r>
      <w:commentRangeStart w:id="1925"/>
      <w:del w:id="1926" w:author="Author">
        <w:r w:rsidR="00682003" w:rsidRPr="00682003" w:rsidDel="00A269E0">
          <w:delText>stuff documents</w:delText>
        </w:r>
      </w:del>
      <w:ins w:id="1927" w:author="Author">
        <w:r w:rsidR="00A269E0">
          <w:t xml:space="preserve">Process of handling user prompts and generating answers using </w:t>
        </w:r>
        <w:proofErr w:type="spellStart"/>
        <w:r w:rsidR="00A269E0">
          <w:t>LangC</w:t>
        </w:r>
      </w:ins>
      <w:del w:id="1928" w:author="Author">
        <w:r w:rsidR="00682003" w:rsidRPr="00682003" w:rsidDel="00A269E0">
          <w:delText xml:space="preserve"> c</w:delText>
        </w:r>
      </w:del>
      <w:r w:rsidR="00682003" w:rsidRPr="00682003">
        <w:t>hain</w:t>
      </w:r>
      <w:proofErr w:type="spellEnd"/>
      <w:r w:rsidR="00682003" w:rsidRPr="00682003">
        <w:t xml:space="preserve"> with Mongo DB</w:t>
      </w:r>
      <w:r>
        <w:t>.</w:t>
      </w:r>
      <w:commentRangeEnd w:id="1925"/>
      <w:r w:rsidR="00A269E0">
        <w:rPr>
          <w:rStyle w:val="CommentReference"/>
          <w:rFonts w:eastAsia="SimSun"/>
          <w:noProof/>
          <w:lang w:eastAsia="zh-CN" w:bidi="ar-SA"/>
        </w:rPr>
        <w:commentReference w:id="1925"/>
      </w:r>
    </w:p>
    <w:p w14:paraId="6FA8E5BC" w14:textId="408ECBAA" w:rsidR="00565EF9" w:rsidDel="00FA6E68" w:rsidRDefault="00C44254" w:rsidP="00565EF9">
      <w:pPr>
        <w:pStyle w:val="MDPI31text"/>
        <w:rPr>
          <w:del w:id="1929" w:author="Author"/>
        </w:rPr>
      </w:pPr>
      <w:r w:rsidRPr="00C44254">
        <w:t xml:space="preserve">Prompts act as an interface between </w:t>
      </w:r>
      <w:ins w:id="1930" w:author="Author">
        <w:del w:id="1931" w:author="Author">
          <w:r w:rsidRPr="00C44254" w:rsidDel="001A7BA2">
            <w:delText>a</w:delText>
          </w:r>
        </w:del>
      </w:ins>
      <w:del w:id="1932" w:author="Author">
        <w:r w:rsidRPr="00C44254" w:rsidDel="001A7BA2">
          <w:delText xml:space="preserve">the </w:delText>
        </w:r>
      </w:del>
      <w:r w:rsidRPr="00C44254">
        <w:t>user</w:t>
      </w:r>
      <w:del w:id="1933" w:author="Author">
        <w:r w:rsidRPr="00C44254" w:rsidDel="001A7BA2">
          <w:delText>'s</w:delText>
        </w:r>
      </w:del>
      <w:ins w:id="1934" w:author="Author">
        <w:r w:rsidR="001A7BA2">
          <w:t xml:space="preserve"> </w:t>
        </w:r>
      </w:ins>
      <w:del w:id="1935" w:author="Author">
        <w:r w:rsidRPr="00C44254" w:rsidDel="001A7BA2">
          <w:delText xml:space="preserve"> </w:delText>
        </w:r>
      </w:del>
      <w:r w:rsidRPr="00C44254">
        <w:t xml:space="preserve">questions and </w:t>
      </w:r>
      <w:del w:id="1936" w:author="Author">
        <w:r w:rsidRPr="00C44254">
          <w:delText xml:space="preserve">the </w:delText>
        </w:r>
      </w:del>
      <w:r w:rsidRPr="00C44254">
        <w:t>LLM</w:t>
      </w:r>
      <w:ins w:id="1937" w:author="Author">
        <w:r w:rsidR="001A7BA2">
          <w:t>s and used as the basis for generating answers</w:t>
        </w:r>
      </w:ins>
      <w:r w:rsidRPr="00C44254">
        <w:t xml:space="preserve">. </w:t>
      </w:r>
      <w:del w:id="1938" w:author="Author">
        <w:r w:rsidRPr="00C44254" w:rsidDel="001A7BA2">
          <w:delText xml:space="preserve">It </w:delText>
        </w:r>
      </w:del>
      <w:ins w:id="1939" w:author="Author">
        <w:r w:rsidR="001A7BA2">
          <w:t>The proposed system</w:t>
        </w:r>
        <w:r w:rsidR="001A7BA2" w:rsidRPr="00C44254">
          <w:t xml:space="preserve"> </w:t>
        </w:r>
      </w:ins>
      <w:del w:id="1940" w:author="Author">
        <w:r w:rsidRPr="00C44254" w:rsidDel="001A7BA2">
          <w:delText xml:space="preserve">takes </w:delText>
        </w:r>
      </w:del>
      <w:ins w:id="1941" w:author="Author">
        <w:r w:rsidR="001A7BA2">
          <w:t>obtains</w:t>
        </w:r>
        <w:r w:rsidR="001A7BA2" w:rsidRPr="00C44254">
          <w:t xml:space="preserve"> </w:t>
        </w:r>
      </w:ins>
      <w:r w:rsidRPr="00C44254">
        <w:t xml:space="preserve">a list of documents extracted </w:t>
      </w:r>
      <w:del w:id="1942" w:author="Author">
        <w:r w:rsidRPr="00C44254" w:rsidDel="001A7BA2">
          <w:delText xml:space="preserve">from </w:delText>
        </w:r>
      </w:del>
      <w:ins w:id="1943" w:author="Author">
        <w:r w:rsidR="001A7BA2">
          <w:t>via</w:t>
        </w:r>
        <w:r w:rsidR="001A7BA2" w:rsidRPr="00C44254">
          <w:t xml:space="preserve"> </w:t>
        </w:r>
      </w:ins>
      <w:proofErr w:type="spellStart"/>
      <w:r w:rsidRPr="00C44254">
        <w:t>Lang</w:t>
      </w:r>
      <w:ins w:id="1944" w:author="Author">
        <w:r w:rsidRPr="00C44254">
          <w:t>C</w:t>
        </w:r>
      </w:ins>
      <w:del w:id="1945" w:author="Author">
        <w:r w:rsidRPr="00C44254">
          <w:delText>c</w:delText>
        </w:r>
      </w:del>
      <w:r w:rsidRPr="00C44254">
        <w:t>hain</w:t>
      </w:r>
      <w:proofErr w:type="spellEnd"/>
      <w:r w:rsidRPr="00C44254">
        <w:t xml:space="preserve">, formats </w:t>
      </w:r>
      <w:del w:id="1946" w:author="Author">
        <w:r w:rsidRPr="00C44254" w:rsidDel="001A7BA2">
          <w:delText>all the documents</w:delText>
        </w:r>
      </w:del>
      <w:ins w:id="1947" w:author="Author">
        <w:r w:rsidR="001A7BA2">
          <w:t>them</w:t>
        </w:r>
      </w:ins>
      <w:r w:rsidRPr="00C44254">
        <w:t xml:space="preserve"> into prompts, and passes </w:t>
      </w:r>
      <w:ins w:id="1948" w:author="Author">
        <w:r w:rsidRPr="00C44254">
          <w:t>them</w:t>
        </w:r>
      </w:ins>
      <w:del w:id="1949" w:author="Author">
        <w:r w:rsidRPr="00C44254">
          <w:delText>the prompts</w:delText>
        </w:r>
      </w:del>
      <w:r w:rsidRPr="00C44254">
        <w:t xml:space="preserve"> to </w:t>
      </w:r>
      <w:ins w:id="1950" w:author="Author">
        <w:r w:rsidR="001A7BA2">
          <w:t xml:space="preserve">the </w:t>
        </w:r>
      </w:ins>
      <w:del w:id="1951" w:author="Author">
        <w:r w:rsidRPr="00C44254">
          <w:delText xml:space="preserve">the </w:delText>
        </w:r>
      </w:del>
      <w:r w:rsidRPr="00C44254">
        <w:t xml:space="preserve">LLM. </w:t>
      </w:r>
      <w:ins w:id="1952" w:author="Author">
        <w:del w:id="1953" w:author="Author">
          <w:r w:rsidRPr="00C44254" w:rsidDel="001A7BA2">
            <w:delText>P</w:delText>
          </w:r>
        </w:del>
      </w:ins>
      <w:del w:id="1954" w:author="Author">
        <w:r w:rsidRPr="00C44254" w:rsidDel="001A7BA2">
          <w:delText xml:space="preserve">The prompts form the basis for </w:delText>
        </w:r>
        <w:r w:rsidRPr="00C44254">
          <w:delText xml:space="preserve">the </w:delText>
        </w:r>
        <w:r w:rsidRPr="00C44254" w:rsidDel="001A7BA2">
          <w:delText xml:space="preserve">LLM to generate responses. </w:delText>
        </w:r>
      </w:del>
      <w:r w:rsidRPr="00C44254">
        <w:t>The ability of</w:t>
      </w:r>
      <w:ins w:id="1955" w:author="Author">
        <w:r w:rsidR="001A7BA2">
          <w:t xml:space="preserve"> an</w:t>
        </w:r>
      </w:ins>
      <w:r w:rsidRPr="00C44254">
        <w:t xml:space="preserve"> LLM to generate contextually appropriate answers is highly dependent on the quality and structure of the prompts </w:t>
      </w:r>
      <w:del w:id="1956" w:author="Author">
        <w:r w:rsidRPr="00C44254">
          <w:delText xml:space="preserve">that are </w:delText>
        </w:r>
        <w:r w:rsidRPr="00C44254" w:rsidDel="001A7BA2">
          <w:delText xml:space="preserve">fed into </w:delText>
        </w:r>
      </w:del>
      <w:ins w:id="1957" w:author="Author">
        <w:del w:id="1958" w:author="Author">
          <w:r w:rsidRPr="00C44254">
            <w:delText xml:space="preserve">the </w:delText>
          </w:r>
        </w:del>
      </w:ins>
      <w:del w:id="1959" w:author="Author">
        <w:r w:rsidRPr="00C44254" w:rsidDel="001A7BA2">
          <w:delText>LLM</w:delText>
        </w:r>
      </w:del>
      <w:ins w:id="1960" w:author="Author">
        <w:r w:rsidR="001A7BA2">
          <w:t>provided</w:t>
        </w:r>
      </w:ins>
      <w:r w:rsidRPr="00C44254">
        <w:t xml:space="preserve">. </w:t>
      </w:r>
      <w:del w:id="1961" w:author="Author">
        <w:r w:rsidRPr="00C44254" w:rsidDel="001A7BA2">
          <w:delText xml:space="preserve">This </w:delText>
        </w:r>
      </w:del>
      <w:ins w:id="1962" w:author="Author">
        <w:r w:rsidR="001A7BA2">
          <w:t>They</w:t>
        </w:r>
      </w:ins>
      <w:del w:id="1963" w:author="Author">
        <w:r w:rsidRPr="00C44254" w:rsidDel="001A7BA2">
          <w:delText>input</w:delText>
        </w:r>
      </w:del>
      <w:r w:rsidRPr="00C44254">
        <w:t xml:space="preserve"> play</w:t>
      </w:r>
      <w:del w:id="1964" w:author="Author">
        <w:r w:rsidRPr="00C44254" w:rsidDel="001A7BA2">
          <w:delText>s</w:delText>
        </w:r>
      </w:del>
      <w:r w:rsidRPr="00C44254">
        <w:t xml:space="preserve"> a pivotal role in ensuring that the answers are not only accurate</w:t>
      </w:r>
      <w:del w:id="1965" w:author="Author">
        <w:r w:rsidRPr="00C44254">
          <w:delText>,</w:delText>
        </w:r>
      </w:del>
      <w:r w:rsidRPr="00C44254">
        <w:t xml:space="preserve"> but also relevant to </w:t>
      </w:r>
      <w:del w:id="1966" w:author="Author">
        <w:r w:rsidRPr="00C44254">
          <w:delText xml:space="preserve">the </w:delText>
        </w:r>
        <w:r w:rsidRPr="00C44254" w:rsidDel="001A7BA2">
          <w:delText>user</w:delText>
        </w:r>
        <w:r w:rsidRPr="00C44254">
          <w:delText>'s</w:delText>
        </w:r>
      </w:del>
      <w:ins w:id="1967" w:author="Author">
        <w:r w:rsidR="001A7BA2">
          <w:t>the</w:t>
        </w:r>
      </w:ins>
      <w:r w:rsidRPr="00C44254">
        <w:t xml:space="preserve"> question</w:t>
      </w:r>
      <w:ins w:id="1968" w:author="Author">
        <w:r w:rsidRPr="00C44254">
          <w:t>s</w:t>
        </w:r>
      </w:ins>
      <w:r w:rsidR="00565EF9">
        <w:t>.</w:t>
      </w:r>
      <w:ins w:id="1969" w:author="Author">
        <w:r w:rsidR="00FA6E68">
          <w:t xml:space="preserve"> </w:t>
        </w:r>
      </w:ins>
    </w:p>
    <w:p w14:paraId="43A80BBF" w14:textId="45D2A747" w:rsidR="00CF49A5" w:rsidDel="00946C18" w:rsidRDefault="00C44254" w:rsidP="00CF49A5">
      <w:pPr>
        <w:pStyle w:val="MDPI52figure"/>
        <w:ind w:left="2608"/>
        <w:jc w:val="left"/>
        <w:rPr>
          <w:del w:id="1970" w:author="Author"/>
          <w:b/>
        </w:rPr>
      </w:pPr>
      <w:del w:id="1971" w:author="Author">
        <w:r w:rsidRPr="00626B2A" w:rsidDel="00946C18">
          <w:rPr>
            <w:rFonts w:ascii="Times New Roman" w:eastAsia="함초롬돋움" w:hAnsi="Times New Roman"/>
            <w:spacing w:val="-2"/>
          </w:rPr>
          <w:drawing>
            <wp:inline distT="0" distB="0" distL="0" distR="0" wp14:anchorId="1A59D5C1" wp14:editId="011444CD">
              <wp:extent cx="2566219" cy="1756777"/>
              <wp:effectExtent l="0" t="0" r="0" b="0"/>
              <wp:docPr id="1793342817" name="그림 1" descr="스크린샷, 멀티미디어, 스마트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2817" name="그림 1" descr="스크린샷, 멀티미디어, 스마트폰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6219" cy="1756777"/>
                      </a:xfrm>
                      <a:prstGeom prst="rect">
                        <a:avLst/>
                      </a:prstGeom>
                    </pic:spPr>
                  </pic:pic>
                </a:graphicData>
              </a:graphic>
            </wp:inline>
          </w:drawing>
        </w:r>
      </w:del>
    </w:p>
    <w:p w14:paraId="6F3E6789" w14:textId="4F1F568C" w:rsidR="00CF49A5" w:rsidDel="00946C18" w:rsidRDefault="00CF49A5" w:rsidP="00CF49A5">
      <w:pPr>
        <w:pStyle w:val="MDPI51figurecaption"/>
        <w:rPr>
          <w:del w:id="1972" w:author="Author"/>
        </w:rPr>
      </w:pPr>
      <w:del w:id="1973" w:author="Author">
        <w:r w:rsidRPr="00FA04F1" w:rsidDel="00946C18">
          <w:rPr>
            <w:b/>
          </w:rPr>
          <w:delText xml:space="preserve">Figure </w:delText>
        </w:r>
        <w:r w:rsidR="00C44254" w:rsidDel="00946C18">
          <w:rPr>
            <w:b/>
          </w:rPr>
          <w:delText>6</w:delText>
        </w:r>
        <w:r w:rsidRPr="00FA04F1" w:rsidDel="00946C18">
          <w:rPr>
            <w:b/>
          </w:rPr>
          <w:delText xml:space="preserve">. </w:delText>
        </w:r>
        <w:r w:rsidR="00C44254" w:rsidRPr="00C44254" w:rsidDel="00946C18">
          <w:delText>Custom prompt template</w:delText>
        </w:r>
        <w:r w:rsidDel="00946C18">
          <w:delText>.</w:delText>
        </w:r>
      </w:del>
    </w:p>
    <w:p w14:paraId="3D82593B" w14:textId="2A6129FD" w:rsidR="00565EF9" w:rsidRDefault="00C03718" w:rsidP="00565EF9">
      <w:pPr>
        <w:pStyle w:val="MDPI31text"/>
      </w:pPr>
      <w:commentRangeStart w:id="1974"/>
      <w:r w:rsidRPr="00C03718">
        <w:t>Figure</w:t>
      </w:r>
      <w:commentRangeEnd w:id="1974"/>
      <w:r w:rsidR="00946C18">
        <w:rPr>
          <w:rStyle w:val="CommentReference"/>
          <w:rFonts w:eastAsia="SimSun"/>
          <w:noProof/>
          <w:snapToGrid/>
          <w:lang w:eastAsia="zh-CN" w:bidi="ar-SA"/>
        </w:rPr>
        <w:commentReference w:id="1974"/>
      </w:r>
      <w:r w:rsidRPr="00C03718">
        <w:t xml:space="preserve"> 6 </w:t>
      </w:r>
      <w:ins w:id="1975" w:author="Author">
        <w:r w:rsidRPr="00C03718">
          <w:t>shows</w:t>
        </w:r>
      </w:ins>
      <w:del w:id="1976" w:author="Author">
        <w:r w:rsidRPr="00C03718">
          <w:delText>is</w:delText>
        </w:r>
      </w:del>
      <w:r w:rsidRPr="00C03718">
        <w:t xml:space="preserve"> an example of </w:t>
      </w:r>
      <w:del w:id="1977" w:author="Author">
        <w:r w:rsidRPr="00C03718">
          <w:delText xml:space="preserve">writing </w:delText>
        </w:r>
      </w:del>
      <w:r w:rsidRPr="00C03718">
        <w:t xml:space="preserve">the </w:t>
      </w:r>
      <w:ins w:id="1978" w:author="Author">
        <w:del w:id="1979" w:author="Author">
          <w:r w:rsidRPr="00C03718" w:rsidDel="00FA6E68">
            <w:delText xml:space="preserve">developed </w:delText>
          </w:r>
        </w:del>
      </w:ins>
      <w:r w:rsidRPr="00C03718">
        <w:t>prompt template</w:t>
      </w:r>
      <w:ins w:id="1980" w:author="Author">
        <w:r w:rsidR="00FA6E68">
          <w:t xml:space="preserve"> developed in this study</w:t>
        </w:r>
      </w:ins>
      <w:del w:id="1981" w:author="Author">
        <w:r w:rsidRPr="00C03718">
          <w:delText xml:space="preserve"> we developed</w:delText>
        </w:r>
      </w:del>
      <w:r w:rsidRPr="00C03718">
        <w:t xml:space="preserve">. </w:t>
      </w:r>
      <w:commentRangeStart w:id="1982"/>
      <w:r w:rsidRPr="00C03718">
        <w:t>When prompting, strictly adhere to the following principles</w:t>
      </w:r>
      <w:r w:rsidR="00565EF9">
        <w:t>.</w:t>
      </w:r>
      <w:commentRangeEnd w:id="1982"/>
      <w:r w:rsidR="00FA6E68">
        <w:rPr>
          <w:rStyle w:val="CommentReference"/>
          <w:rFonts w:eastAsia="SimSun"/>
          <w:noProof/>
          <w:snapToGrid/>
          <w:lang w:eastAsia="zh-CN" w:bidi="ar-SA"/>
        </w:rPr>
        <w:commentReference w:id="1982"/>
      </w:r>
    </w:p>
    <w:p w14:paraId="0B86C7C1" w14:textId="31CB38C6" w:rsidR="00CF49A5" w:rsidRPr="003030D2" w:rsidRDefault="00C03718" w:rsidP="00CF49A5">
      <w:pPr>
        <w:pStyle w:val="MDPI38bullet"/>
        <w:spacing w:before="60"/>
      </w:pPr>
      <w:r w:rsidRPr="00C03718">
        <w:rPr>
          <w:b/>
          <w:bCs/>
        </w:rPr>
        <w:t>Analyze context</w:t>
      </w:r>
      <w:r w:rsidR="00CF49A5" w:rsidRPr="00302C65">
        <w:rPr>
          <w:b/>
          <w:bCs/>
        </w:rPr>
        <w:t>:</w:t>
      </w:r>
      <w:r w:rsidR="00CF49A5" w:rsidRPr="00695640">
        <w:rPr>
          <w:rFonts w:ascii="Times New Roman" w:eastAsia="함초롬돋움" w:hAnsi="Times New Roman"/>
          <w:b/>
          <w:bCs/>
          <w:color w:val="000000" w:themeColor="text1"/>
          <w:spacing w:val="-2"/>
          <w:szCs w:val="20"/>
        </w:rPr>
        <w:t xml:space="preserve"> </w:t>
      </w:r>
      <w:del w:id="1983" w:author="Author">
        <w:r w:rsidRPr="00C03718" w:rsidDel="00FA6E68">
          <w:delText>To answer a question, you should carefully consider all parts of t</w:delText>
        </w:r>
      </w:del>
      <w:ins w:id="1984" w:author="Author">
        <w:r w:rsidR="00FA6E68">
          <w:t>T</w:t>
        </w:r>
      </w:ins>
      <w:r w:rsidRPr="00C03718">
        <w:t>he</w:t>
      </w:r>
      <w:ins w:id="1985" w:author="Author">
        <w:r w:rsidR="00FA6E68">
          <w:t xml:space="preserve"> entire</w:t>
        </w:r>
      </w:ins>
      <w:r w:rsidRPr="00C03718">
        <w:t xml:space="preserve"> context provided</w:t>
      </w:r>
      <w:ins w:id="1986" w:author="Author">
        <w:r w:rsidR="00FA6E68">
          <w:t xml:space="preserve"> in the prompt must be considered to generate the answer</w:t>
        </w:r>
      </w:ins>
      <w:r w:rsidRPr="00C03718">
        <w:t xml:space="preserve">. This ensures the accuracy of </w:t>
      </w:r>
      <w:ins w:id="1987" w:author="Author">
        <w:r w:rsidR="00FA6E68">
          <w:t xml:space="preserve">the </w:t>
        </w:r>
      </w:ins>
      <w:del w:id="1988" w:author="Author">
        <w:r w:rsidRPr="00C03718" w:rsidDel="00FA6E68">
          <w:delText xml:space="preserve">your </w:delText>
        </w:r>
      </w:del>
      <w:r w:rsidRPr="00C03718">
        <w:t xml:space="preserve">answer, minimizes the transmission of misinformation, and aligns </w:t>
      </w:r>
      <w:del w:id="1989" w:author="Author">
        <w:r w:rsidRPr="00C03718" w:rsidDel="00FA6E68">
          <w:delText xml:space="preserve">your </w:delText>
        </w:r>
      </w:del>
      <w:ins w:id="1990" w:author="Author">
        <w:r w:rsidR="00FA6E68">
          <w:t>the</w:t>
        </w:r>
        <w:r w:rsidR="00FA6E68" w:rsidRPr="00C03718">
          <w:t xml:space="preserve"> </w:t>
        </w:r>
      </w:ins>
      <w:r w:rsidRPr="00C03718">
        <w:t xml:space="preserve">response </w:t>
      </w:r>
      <w:del w:id="1991" w:author="Author">
        <w:r w:rsidRPr="00C03718">
          <w:delText xml:space="preserve">closely </w:delText>
        </w:r>
      </w:del>
      <w:r w:rsidRPr="00C03718">
        <w:t>with the intent of the question</w:t>
      </w:r>
      <w:r w:rsidR="00CF49A5">
        <w:t>.</w:t>
      </w:r>
    </w:p>
    <w:p w14:paraId="4CA9E7E4" w14:textId="6BBA704D" w:rsidR="00CF49A5" w:rsidRPr="003030D2" w:rsidRDefault="00C03718" w:rsidP="00CF49A5">
      <w:pPr>
        <w:pStyle w:val="MDPI38bullet"/>
      </w:pPr>
      <w:r w:rsidRPr="00C03718">
        <w:rPr>
          <w:b/>
          <w:bCs/>
        </w:rPr>
        <w:t>Limit information</w:t>
      </w:r>
      <w:r w:rsidR="00CF49A5" w:rsidRPr="00302C65">
        <w:rPr>
          <w:b/>
          <w:bCs/>
        </w:rPr>
        <w:t>:</w:t>
      </w:r>
      <w:r w:rsidR="00CF49A5" w:rsidRPr="00695640">
        <w:rPr>
          <w:rFonts w:ascii="Times New Roman" w:eastAsia="함초롬돋움" w:hAnsi="Times New Roman"/>
          <w:b/>
          <w:bCs/>
          <w:color w:val="000000" w:themeColor="text1"/>
          <w:spacing w:val="-2"/>
          <w:szCs w:val="20"/>
        </w:rPr>
        <w:t xml:space="preserve"> </w:t>
      </w:r>
      <w:del w:id="1992" w:author="Author">
        <w:r w:rsidRPr="00C03718" w:rsidDel="00FA6E68">
          <w:delText>Do not include a</w:delText>
        </w:r>
      </w:del>
      <w:ins w:id="1993" w:author="Author">
        <w:r w:rsidR="00FA6E68">
          <w:t>a</w:t>
        </w:r>
      </w:ins>
      <w:r w:rsidRPr="00C03718">
        <w:t xml:space="preserve">ny information </w:t>
      </w:r>
      <w:del w:id="1994" w:author="Author">
        <w:r w:rsidRPr="00C03718" w:rsidDel="00FA6E68">
          <w:delText xml:space="preserve">in your answer </w:delText>
        </w:r>
      </w:del>
      <w:r w:rsidRPr="00C03718">
        <w:t xml:space="preserve">that is not specified in </w:t>
      </w:r>
      <w:ins w:id="1995" w:author="Author">
        <w:del w:id="1996" w:author="Author">
          <w:r w:rsidRPr="00C03718">
            <w:delText xml:space="preserve">the </w:delText>
          </w:r>
        </w:del>
      </w:ins>
      <w:r w:rsidRPr="00C03718">
        <w:t>context</w:t>
      </w:r>
      <w:ins w:id="1997" w:author="Author">
        <w:r w:rsidR="00FA6E68">
          <w:t xml:space="preserve"> must not be included in the answer</w:t>
        </w:r>
      </w:ins>
      <w:r w:rsidRPr="00C03718">
        <w:t xml:space="preserve">. This ensures that </w:t>
      </w:r>
      <w:ins w:id="1998" w:author="Author">
        <w:r w:rsidRPr="00C03718">
          <w:t xml:space="preserve">the </w:t>
        </w:r>
      </w:ins>
      <w:r w:rsidRPr="00C03718">
        <w:t xml:space="preserve">answers are generated based solely on the </w:t>
      </w:r>
      <w:del w:id="1999" w:author="Author">
        <w:r w:rsidRPr="00C03718">
          <w:delText xml:space="preserve">data </w:delText>
        </w:r>
      </w:del>
      <w:r w:rsidRPr="00C03718">
        <w:t>entered</w:t>
      </w:r>
      <w:ins w:id="2000" w:author="Author">
        <w:r w:rsidRPr="00C03718">
          <w:t xml:space="preserve"> data</w:t>
        </w:r>
      </w:ins>
      <w:r w:rsidRPr="00C03718">
        <w:t xml:space="preserve"> and prevents data leakage</w:t>
      </w:r>
      <w:del w:id="2001" w:author="Author">
        <w:r w:rsidRPr="00C03718" w:rsidDel="00FA6E68">
          <w:delText xml:space="preserve">. In </w:delText>
        </w:r>
        <w:r w:rsidRPr="00C03718" w:rsidDel="00FA6E68">
          <w:lastRenderedPageBreak/>
          <w:delText>particular,</w:delText>
        </w:r>
      </w:del>
      <w:ins w:id="2002" w:author="Author">
        <w:r w:rsidR="00FA6E68">
          <w:t xml:space="preserve"> </w:t>
        </w:r>
        <w:commentRangeStart w:id="2003"/>
        <w:r w:rsidR="00FA6E68">
          <w:t>as</w:t>
        </w:r>
      </w:ins>
      <w:r w:rsidRPr="00C03718">
        <w:t xml:space="preserve"> </w:t>
      </w:r>
      <w:commentRangeStart w:id="2004"/>
      <w:del w:id="2005" w:author="Author">
        <w:r w:rsidRPr="00C03718">
          <w:delText>it</w:delText>
        </w:r>
      </w:del>
      <w:commentRangeEnd w:id="2004"/>
      <w:r w:rsidRPr="00C03718">
        <w:commentReference w:id="2004"/>
      </w:r>
      <w:del w:id="2006" w:author="Author">
        <w:r w:rsidRPr="00C03718">
          <w:delText xml:space="preserve"> is possible for </w:delText>
        </w:r>
      </w:del>
      <w:r w:rsidRPr="00C03718">
        <w:t xml:space="preserve">the </w:t>
      </w:r>
      <w:del w:id="2007" w:author="Author">
        <w:r w:rsidRPr="00C03718" w:rsidDel="00FA6E68">
          <w:delText xml:space="preserve">retriever </w:delText>
        </w:r>
      </w:del>
      <w:ins w:id="2008" w:author="Author">
        <w:r w:rsidR="00FA6E68">
          <w:t>system</w:t>
        </w:r>
        <w:r w:rsidR="00FA6E68" w:rsidRPr="00C03718">
          <w:t xml:space="preserve"> </w:t>
        </w:r>
        <w:r w:rsidRPr="00C03718">
          <w:t>can</w:t>
        </w:r>
      </w:ins>
      <w:del w:id="2009" w:author="Author">
        <w:r w:rsidRPr="00C03718">
          <w:delText>to</w:delText>
        </w:r>
      </w:del>
      <w:r w:rsidRPr="00C03718">
        <w:t xml:space="preserve"> access </w:t>
      </w:r>
      <w:del w:id="2010" w:author="Author">
        <w:r w:rsidRPr="00C03718">
          <w:delText xml:space="preserve">other </w:delText>
        </w:r>
      </w:del>
      <w:r w:rsidRPr="00C03718">
        <w:t xml:space="preserve">tables that </w:t>
      </w:r>
      <w:ins w:id="2011" w:author="Author">
        <w:r w:rsidRPr="00C03718">
          <w:t>a</w:t>
        </w:r>
      </w:ins>
      <w:del w:id="2012" w:author="Author">
        <w:r w:rsidRPr="00C03718">
          <w:delText>we</w:delText>
        </w:r>
      </w:del>
      <w:r w:rsidRPr="00C03718">
        <w:t xml:space="preserve">re not </w:t>
      </w:r>
      <w:del w:id="2013" w:author="Author">
        <w:r w:rsidRPr="00C03718" w:rsidDel="00FA6E68">
          <w:delText xml:space="preserve">intended </w:delText>
        </w:r>
      </w:del>
      <w:ins w:id="2014" w:author="Author">
        <w:r w:rsidR="00FA6E68">
          <w:t>relevant</w:t>
        </w:r>
        <w:r w:rsidR="00FA6E68" w:rsidRPr="00C03718">
          <w:t xml:space="preserve"> </w:t>
        </w:r>
      </w:ins>
      <w:del w:id="2015" w:author="Author">
        <w:r w:rsidRPr="00C03718" w:rsidDel="00FA6E68">
          <w:delText xml:space="preserve">for </w:delText>
        </w:r>
      </w:del>
      <w:ins w:id="2016" w:author="Author">
        <w:r w:rsidR="00FA6E68">
          <w:t>to</w:t>
        </w:r>
        <w:r w:rsidR="00FA6E68" w:rsidRPr="00C03718">
          <w:t xml:space="preserve"> </w:t>
        </w:r>
      </w:ins>
      <w:r w:rsidRPr="00C03718">
        <w:t xml:space="preserve">the </w:t>
      </w:r>
      <w:del w:id="2017" w:author="Author">
        <w:r w:rsidRPr="00C03718" w:rsidDel="00FA6E68">
          <w:delText xml:space="preserve">current user </w:delText>
        </w:r>
      </w:del>
      <w:r w:rsidRPr="00C03718">
        <w:t>question</w:t>
      </w:r>
      <w:r w:rsidR="00CF49A5">
        <w:t>.</w:t>
      </w:r>
      <w:commentRangeEnd w:id="2003"/>
      <w:r w:rsidR="00FA6E68">
        <w:rPr>
          <w:rStyle w:val="CommentReference"/>
          <w:rFonts w:eastAsia="SimSun"/>
          <w:noProof/>
          <w:lang w:eastAsia="zh-CN" w:bidi="ar-SA"/>
        </w:rPr>
        <w:commentReference w:id="2003"/>
      </w:r>
    </w:p>
    <w:p w14:paraId="149559C2" w14:textId="6352BBF5" w:rsidR="00CF49A5" w:rsidRDefault="00554A47" w:rsidP="00CF49A5">
      <w:pPr>
        <w:pStyle w:val="MDPI38bullet"/>
        <w:spacing w:after="60"/>
      </w:pPr>
      <w:r w:rsidRPr="00554A47">
        <w:rPr>
          <w:b/>
          <w:bCs/>
        </w:rPr>
        <w:t>Cite sources</w:t>
      </w:r>
      <w:r w:rsidR="00CF49A5" w:rsidRPr="00302C65">
        <w:rPr>
          <w:b/>
          <w:bCs/>
        </w:rPr>
        <w:t>:</w:t>
      </w:r>
      <w:r w:rsidR="00CF49A5" w:rsidRPr="00695640">
        <w:rPr>
          <w:rFonts w:ascii="Times New Roman" w:eastAsia="함초롬돋움" w:hAnsi="Times New Roman"/>
          <w:b/>
          <w:bCs/>
          <w:color w:val="000000" w:themeColor="text1"/>
          <w:spacing w:val="-2"/>
          <w:szCs w:val="20"/>
        </w:rPr>
        <w:t xml:space="preserve"> </w:t>
      </w:r>
      <w:r w:rsidRPr="00554A47">
        <w:t xml:space="preserve">State the source of </w:t>
      </w:r>
      <w:del w:id="2018" w:author="Author">
        <w:r w:rsidRPr="00554A47" w:rsidDel="00FA6E68">
          <w:delText xml:space="preserve">the </w:delText>
        </w:r>
      </w:del>
      <w:r w:rsidRPr="00554A47">
        <w:t xml:space="preserve">information </w:t>
      </w:r>
      <w:del w:id="2019" w:author="Author">
        <w:r w:rsidRPr="00554A47" w:rsidDel="00FA6E68">
          <w:delText xml:space="preserve">in </w:delText>
        </w:r>
      </w:del>
      <w:ins w:id="2020" w:author="Author">
        <w:r w:rsidR="00FA6E68">
          <w:t>for</w:t>
        </w:r>
        <w:r w:rsidR="00FA6E68" w:rsidRPr="00554A47">
          <w:t xml:space="preserve"> </w:t>
        </w:r>
      </w:ins>
      <w:r w:rsidRPr="00554A47">
        <w:t xml:space="preserve">every answer </w:t>
      </w:r>
      <w:del w:id="2021" w:author="Author">
        <w:r w:rsidRPr="00554A47" w:rsidDel="00FA6E68">
          <w:delText xml:space="preserve">so </w:delText>
        </w:r>
      </w:del>
      <w:ins w:id="2022" w:author="Author">
        <w:r w:rsidR="00FA6E68">
          <w:t>to allow</w:t>
        </w:r>
      </w:ins>
      <w:del w:id="2023" w:author="Author">
        <w:r w:rsidRPr="00554A47" w:rsidDel="00FA6E68">
          <w:delText>that</w:delText>
        </w:r>
      </w:del>
      <w:r w:rsidRPr="00554A47">
        <w:t xml:space="preserve"> the user</w:t>
      </w:r>
      <w:ins w:id="2024" w:author="Author">
        <w:r w:rsidR="00FA6E68">
          <w:t xml:space="preserve"> to</w:t>
        </w:r>
      </w:ins>
      <w:r w:rsidRPr="00554A47">
        <w:t xml:space="preserve"> understand</w:t>
      </w:r>
      <w:del w:id="2025" w:author="Author">
        <w:r w:rsidRPr="00554A47" w:rsidDel="00FA6E68">
          <w:delText>s</w:delText>
        </w:r>
      </w:del>
      <w:r w:rsidRPr="00554A47">
        <w:t xml:space="preserve"> the origin </w:t>
      </w:r>
      <w:del w:id="2026" w:author="Author">
        <w:r w:rsidRPr="00554A47" w:rsidDel="00FA6E68">
          <w:delText xml:space="preserve">of the information </w:delText>
        </w:r>
      </w:del>
      <w:r w:rsidRPr="00554A47">
        <w:t xml:space="preserve">or </w:t>
      </w:r>
      <w:del w:id="2027" w:author="Author">
        <w:r w:rsidRPr="00554A47" w:rsidDel="00FA6E68">
          <w:delText xml:space="preserve">so that the user can </w:delText>
        </w:r>
      </w:del>
      <w:r w:rsidRPr="00554A47">
        <w:t xml:space="preserve">refer back to </w:t>
      </w:r>
      <w:del w:id="2028" w:author="Author">
        <w:r w:rsidRPr="00554A47" w:rsidDel="00FA6E68">
          <w:delText xml:space="preserve">what </w:delText>
        </w:r>
      </w:del>
      <w:ins w:id="2029" w:author="Author">
        <w:r w:rsidR="00FA6E68">
          <w:t xml:space="preserve">the information </w:t>
        </w:r>
      </w:ins>
      <w:del w:id="2030" w:author="Author">
        <w:r w:rsidRPr="00554A47" w:rsidDel="00FA6E68">
          <w:delText xml:space="preserve">is </w:delText>
        </w:r>
      </w:del>
      <w:r w:rsidRPr="00554A47">
        <w:t>in the tagging box</w:t>
      </w:r>
      <w:r w:rsidR="00CF49A5">
        <w:t>.</w:t>
      </w:r>
    </w:p>
    <w:p w14:paraId="4BB91959" w14:textId="6779B2CF" w:rsidR="00C03718" w:rsidRDefault="00554A47" w:rsidP="00C03718">
      <w:pPr>
        <w:pStyle w:val="MDPI38bullet"/>
        <w:spacing w:before="60"/>
        <w:rPr>
          <w:ins w:id="2031" w:author="Author"/>
        </w:rPr>
      </w:pPr>
      <w:r w:rsidRPr="00554A47">
        <w:rPr>
          <w:b/>
          <w:bCs/>
        </w:rPr>
        <w:t>Recognize uncertainty</w:t>
      </w:r>
      <w:r w:rsidR="00C03718" w:rsidRPr="00302C65">
        <w:rPr>
          <w:b/>
          <w:bCs/>
        </w:rPr>
        <w:t>:</w:t>
      </w:r>
      <w:r w:rsidR="00C03718" w:rsidRPr="00695640">
        <w:rPr>
          <w:rFonts w:ascii="Times New Roman" w:eastAsia="함초롬돋움" w:hAnsi="Times New Roman"/>
          <w:b/>
          <w:bCs/>
          <w:color w:val="000000" w:themeColor="text1"/>
          <w:spacing w:val="-2"/>
          <w:szCs w:val="20"/>
        </w:rPr>
        <w:t xml:space="preserve"> </w:t>
      </w:r>
      <w:r w:rsidRPr="00554A47">
        <w:t xml:space="preserve">If </w:t>
      </w:r>
      <w:del w:id="2032" w:author="Author">
        <w:r w:rsidRPr="00554A47" w:rsidDel="00FA6E68">
          <w:delText xml:space="preserve">you </w:delText>
        </w:r>
      </w:del>
      <w:ins w:id="2033" w:author="Author">
        <w:del w:id="2034" w:author="Author">
          <w:r w:rsidRPr="00554A47" w:rsidDel="00FA6E68">
            <w:delText>do not</w:delText>
          </w:r>
        </w:del>
      </w:ins>
      <w:del w:id="2035" w:author="Author">
        <w:r w:rsidRPr="00554A47" w:rsidDel="00FA6E68">
          <w:delText xml:space="preserve">don't know </w:delText>
        </w:r>
      </w:del>
      <w:r w:rsidRPr="00554A47">
        <w:t>the answer</w:t>
      </w:r>
      <w:ins w:id="2036" w:author="Author">
        <w:r w:rsidR="00FA6E68">
          <w:t xml:space="preserve"> is not available</w:t>
        </w:r>
      </w:ins>
      <w:r w:rsidRPr="00554A47">
        <w:t xml:space="preserve">, </w:t>
      </w:r>
      <w:del w:id="2037" w:author="Author">
        <w:r w:rsidRPr="00554A47" w:rsidDel="00FA6E68">
          <w:delText>make it clear that</w:delText>
        </w:r>
      </w:del>
      <w:ins w:id="2038" w:author="Author">
        <w:r w:rsidR="00FA6E68">
          <w:t>inform</w:t>
        </w:r>
      </w:ins>
      <w:r w:rsidRPr="00554A47">
        <w:t xml:space="preserve"> the user </w:t>
      </w:r>
      <w:ins w:id="2039" w:author="Author">
        <w:r w:rsidR="00FA6E68">
          <w:t xml:space="preserve">that they </w:t>
        </w:r>
      </w:ins>
      <w:r w:rsidRPr="00554A47">
        <w:t xml:space="preserve">should search </w:t>
      </w:r>
      <w:ins w:id="2040" w:author="Author">
        <w:r w:rsidRPr="00554A47">
          <w:t>for</w:t>
        </w:r>
      </w:ins>
      <w:del w:id="2041" w:author="Author">
        <w:r w:rsidRPr="00554A47">
          <w:delText>by</w:delText>
        </w:r>
      </w:del>
      <w:r w:rsidRPr="00554A47">
        <w:t xml:space="preserve"> tags or content in the specified box to </w:t>
      </w:r>
      <w:ins w:id="2042" w:author="Author">
        <w:r w:rsidRPr="00554A47">
          <w:t>obtain</w:t>
        </w:r>
      </w:ins>
      <w:del w:id="2043" w:author="Author">
        <w:r w:rsidRPr="00554A47">
          <w:delText>get</w:delText>
        </w:r>
      </w:del>
      <w:r w:rsidRPr="00554A47">
        <w:t xml:space="preserve"> more accurate results</w:t>
      </w:r>
      <w:r w:rsidR="00C03718">
        <w:t>.</w:t>
      </w:r>
    </w:p>
    <w:p w14:paraId="70151866" w14:textId="0A99EE75" w:rsidR="00FA6E68" w:rsidRDefault="00FA6E68">
      <w:pPr>
        <w:pStyle w:val="MDPI36textafterlist"/>
        <w:rPr>
          <w:ins w:id="2044" w:author="Author"/>
        </w:rPr>
        <w:pPrChange w:id="2045" w:author="Author">
          <w:pPr>
            <w:pStyle w:val="MDPI38bullet"/>
            <w:spacing w:before="60"/>
          </w:pPr>
        </w:pPrChange>
      </w:pPr>
      <w:ins w:id="2046" w:author="Author">
        <w:r w:rsidRPr="00FA6E68">
          <w:t>This creates a prompt, as shown in Figure 6</w:t>
        </w:r>
        <w:r>
          <w:t>, and</w:t>
        </w:r>
        <w:r w:rsidRPr="00FA6E68">
          <w:t xml:space="preserve"> </w:t>
        </w:r>
        <w:r>
          <w:t>t</w:t>
        </w:r>
        <w:r w:rsidRPr="00FA6E68">
          <w:t xml:space="preserve">he prompt generated for use </w:t>
        </w:r>
        <w:r>
          <w:t>in</w:t>
        </w:r>
        <w:r w:rsidRPr="00FA6E68">
          <w:t xml:space="preserve"> LLM</w:t>
        </w:r>
        <w:r>
          <w:t>s</w:t>
        </w:r>
        <w:r w:rsidRPr="00FA6E68">
          <w:t xml:space="preserve"> is shown in Figure 7.</w:t>
        </w:r>
      </w:ins>
    </w:p>
    <w:p w14:paraId="1EE8B097" w14:textId="77777777" w:rsidR="00946C18" w:rsidRDefault="00946C18" w:rsidP="00946C18">
      <w:pPr>
        <w:pStyle w:val="MDPI52figure"/>
        <w:ind w:left="2608"/>
        <w:jc w:val="left"/>
        <w:rPr>
          <w:ins w:id="2047" w:author="Author"/>
          <w:b/>
        </w:rPr>
      </w:pPr>
      <w:ins w:id="2048" w:author="Author">
        <w:r w:rsidRPr="00626B2A">
          <w:rPr>
            <w:rFonts w:ascii="Times New Roman" w:eastAsia="함초롬돋움" w:hAnsi="Times New Roman"/>
            <w:noProof/>
            <w:spacing w:val="-2"/>
          </w:rPr>
          <w:drawing>
            <wp:inline distT="0" distB="0" distL="0" distR="0" wp14:anchorId="1608EB89" wp14:editId="6F409526">
              <wp:extent cx="2566219" cy="1756777"/>
              <wp:effectExtent l="0" t="0" r="0" b="0"/>
              <wp:docPr id="888561597" name="그림 1" descr="스크린샷, 멀티미디어, 스마트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2817" name="그림 1" descr="스크린샷, 멀티미디어, 스마트폰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6219" cy="1756777"/>
                      </a:xfrm>
                      <a:prstGeom prst="rect">
                        <a:avLst/>
                      </a:prstGeom>
                    </pic:spPr>
                  </pic:pic>
                </a:graphicData>
              </a:graphic>
            </wp:inline>
          </w:drawing>
        </w:r>
      </w:ins>
    </w:p>
    <w:p w14:paraId="31C6FBB4" w14:textId="05543291" w:rsidR="00946C18" w:rsidRDefault="00946C18">
      <w:pPr>
        <w:pStyle w:val="MDPI51figurecaption"/>
        <w:pPrChange w:id="2049" w:author="Author">
          <w:pPr>
            <w:pStyle w:val="MDPI38bullet"/>
            <w:spacing w:before="60"/>
          </w:pPr>
        </w:pPrChange>
      </w:pPr>
      <w:ins w:id="2050" w:author="Author">
        <w:r w:rsidRPr="00FA04F1">
          <w:rPr>
            <w:b/>
          </w:rPr>
          <w:t xml:space="preserve">Figure </w:t>
        </w:r>
        <w:r>
          <w:rPr>
            <w:b/>
          </w:rPr>
          <w:t>6</w:t>
        </w:r>
        <w:r w:rsidRPr="00FA04F1">
          <w:rPr>
            <w:b/>
          </w:rPr>
          <w:t xml:space="preserve">. </w:t>
        </w:r>
        <w:r w:rsidRPr="00C44254">
          <w:t>Custom prompt template</w:t>
        </w:r>
        <w:r>
          <w:t>.</w:t>
        </w:r>
      </w:ins>
    </w:p>
    <w:p w14:paraId="7AD34156" w14:textId="3001F1CD" w:rsidR="00554A47" w:rsidDel="00946C18" w:rsidRDefault="00554A47" w:rsidP="00205AE5">
      <w:pPr>
        <w:pStyle w:val="MDPI31text"/>
        <w:rPr>
          <w:del w:id="2051" w:author="Author"/>
        </w:rPr>
      </w:pPr>
    </w:p>
    <w:p w14:paraId="0F15BEA6" w14:textId="72118DCB" w:rsidR="00FF0BD6" w:rsidDel="00FA6E68" w:rsidRDefault="00554A47" w:rsidP="00205AE5">
      <w:pPr>
        <w:pStyle w:val="MDPI31text"/>
        <w:rPr>
          <w:del w:id="2052" w:author="Author"/>
        </w:rPr>
      </w:pPr>
      <w:del w:id="2053" w:author="Author">
        <w:r w:rsidRPr="00554A47" w:rsidDel="00FA6E68">
          <w:delText xml:space="preserve">This creates </w:delText>
        </w:r>
      </w:del>
      <w:ins w:id="2054" w:author="Author">
        <w:del w:id="2055" w:author="Author">
          <w:r w:rsidRPr="00554A47" w:rsidDel="00FA6E68">
            <w:delText>a</w:delText>
          </w:r>
        </w:del>
      </w:ins>
      <w:del w:id="2056" w:author="Author">
        <w:r w:rsidRPr="00554A47" w:rsidDel="00FA6E68">
          <w:delText>the prompt</w:delText>
        </w:r>
      </w:del>
      <w:ins w:id="2057" w:author="Author">
        <w:del w:id="2058" w:author="Author">
          <w:r w:rsidRPr="00554A47" w:rsidDel="00FA6E68">
            <w:delText>, as</w:delText>
          </w:r>
        </w:del>
      </w:ins>
      <w:del w:id="2059" w:author="Author">
        <w:r w:rsidRPr="00554A47" w:rsidDel="00FA6E68">
          <w:delText xml:space="preserve"> shown in Figure 6. The prompt generated </w:delText>
        </w:r>
      </w:del>
      <w:ins w:id="2060" w:author="Author">
        <w:del w:id="2061" w:author="Author">
          <w:r w:rsidRPr="00554A47" w:rsidDel="00FA6E68">
            <w:delText>for use</w:delText>
          </w:r>
        </w:del>
      </w:ins>
      <w:del w:id="2062" w:author="Author">
        <w:r w:rsidRPr="00554A47" w:rsidDel="00FA6E68">
          <w:delText xml:space="preserve">to be used as </w:delText>
        </w:r>
      </w:del>
      <w:ins w:id="2063" w:author="Author">
        <w:del w:id="2064" w:author="Author">
          <w:r w:rsidRPr="00554A47" w:rsidDel="00FA6E68">
            <w:delText>a</w:delText>
          </w:r>
        </w:del>
      </w:ins>
      <w:del w:id="2065" w:author="Author">
        <w:r w:rsidRPr="00554A47" w:rsidDel="00FA6E68">
          <w:delText xml:space="preserve">the prompt for </w:delText>
        </w:r>
        <w:r w:rsidRPr="00554A47">
          <w:delText xml:space="preserve">the </w:delText>
        </w:r>
        <w:r w:rsidRPr="00554A47" w:rsidDel="00FA6E68">
          <w:delText>LLM is shown in Figure 7</w:delText>
        </w:r>
        <w:r w:rsidR="00A17241" w:rsidDel="00FA6E68">
          <w:delText>.</w:delText>
        </w:r>
      </w:del>
    </w:p>
    <w:p w14:paraId="0EDCCC62" w14:textId="5E8F13D2" w:rsidR="00CF49A5" w:rsidRDefault="00554A47" w:rsidP="00CF49A5">
      <w:pPr>
        <w:pStyle w:val="MDPI52figure"/>
        <w:ind w:left="2608"/>
        <w:jc w:val="left"/>
        <w:rPr>
          <w:b/>
        </w:rPr>
      </w:pPr>
      <w:r w:rsidRPr="00626B2A">
        <w:rPr>
          <w:rFonts w:ascii="Times New Roman" w:eastAsia="함초롬돋움" w:hAnsi="Times New Roman"/>
          <w:noProof/>
          <w:spacing w:val="-2"/>
        </w:rPr>
        <w:drawing>
          <wp:inline distT="0" distB="0" distL="0" distR="0" wp14:anchorId="7A9B7AC9" wp14:editId="31F84F28">
            <wp:extent cx="2723291" cy="3864078"/>
            <wp:effectExtent l="0" t="0" r="0" b="0"/>
            <wp:docPr id="735561191" name="그림 1" descr="스크린샷, 텍스트, 멀티미디어, 전자 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61191" name="그림 1" descr="스크린샷, 텍스트, 멀티미디어, 전자 기기이(가) 표시된 사진&#10;&#10;자동 생성된 설명"/>
                    <pic:cNvPicPr/>
                  </pic:nvPicPr>
                  <pic:blipFill>
                    <a:blip r:embed="rId17"/>
                    <a:stretch>
                      <a:fillRect/>
                    </a:stretch>
                  </pic:blipFill>
                  <pic:spPr>
                    <a:xfrm>
                      <a:off x="0" y="0"/>
                      <a:ext cx="2723291" cy="3864078"/>
                    </a:xfrm>
                    <a:prstGeom prst="rect">
                      <a:avLst/>
                    </a:prstGeom>
                  </pic:spPr>
                </pic:pic>
              </a:graphicData>
            </a:graphic>
          </wp:inline>
        </w:drawing>
      </w:r>
    </w:p>
    <w:p w14:paraId="277D29C6" w14:textId="77262AEA" w:rsidR="00CF49A5" w:rsidRDefault="00CF49A5" w:rsidP="00CF49A5">
      <w:pPr>
        <w:pStyle w:val="MDPI51figurecaption"/>
      </w:pPr>
      <w:r w:rsidRPr="00FA04F1">
        <w:rPr>
          <w:b/>
        </w:rPr>
        <w:t xml:space="preserve">Figure </w:t>
      </w:r>
      <w:r w:rsidR="00554A47">
        <w:rPr>
          <w:b/>
        </w:rPr>
        <w:t>7</w:t>
      </w:r>
      <w:r w:rsidRPr="00FA04F1">
        <w:rPr>
          <w:b/>
        </w:rPr>
        <w:t xml:space="preserve">. </w:t>
      </w:r>
      <w:r w:rsidR="00554A47" w:rsidRPr="00554A47">
        <w:t xml:space="preserve">Example of </w:t>
      </w:r>
      <w:ins w:id="2066" w:author="Author">
        <w:r w:rsidR="00FA6E68">
          <w:t xml:space="preserve">a </w:t>
        </w:r>
      </w:ins>
      <w:del w:id="2067" w:author="Author">
        <w:r w:rsidR="00554A47" w:rsidRPr="00554A47" w:rsidDel="00FA6E68">
          <w:delText>C</w:delText>
        </w:r>
      </w:del>
      <w:ins w:id="2068" w:author="Author">
        <w:r w:rsidR="00FA6E68">
          <w:t>c</w:t>
        </w:r>
      </w:ins>
      <w:r w:rsidR="00554A47" w:rsidRPr="00554A47">
        <w:t>ustom</w:t>
      </w:r>
      <w:ins w:id="2069" w:author="Author">
        <w:r w:rsidR="00FA6E68">
          <w:t xml:space="preserve"> </w:t>
        </w:r>
      </w:ins>
      <w:del w:id="2070" w:author="Author">
        <w:r w:rsidR="00554A47" w:rsidRPr="00554A47" w:rsidDel="00FA6E68">
          <w:delText xml:space="preserve"> </w:delText>
        </w:r>
      </w:del>
      <w:ins w:id="2071" w:author="Author">
        <w:r w:rsidR="00FA6E68">
          <w:t>p</w:t>
        </w:r>
      </w:ins>
      <w:del w:id="2072" w:author="Author">
        <w:r w:rsidR="00554A47" w:rsidRPr="00554A47" w:rsidDel="00FA6E68">
          <w:delText>P</w:delText>
        </w:r>
      </w:del>
      <w:r w:rsidR="00554A47" w:rsidRPr="00554A47">
        <w:t xml:space="preserve">rompt </w:t>
      </w:r>
      <w:ins w:id="2073" w:author="Author">
        <w:r w:rsidR="00FA6E68">
          <w:t>g</w:t>
        </w:r>
      </w:ins>
      <w:del w:id="2074" w:author="Author">
        <w:r w:rsidR="00554A47" w:rsidRPr="00554A47" w:rsidDel="00FA6E68">
          <w:delText>G</w:delText>
        </w:r>
      </w:del>
      <w:r w:rsidR="00554A47" w:rsidRPr="00554A47">
        <w:t>enerat</w:t>
      </w:r>
      <w:ins w:id="2075" w:author="Author">
        <w:r w:rsidR="00FA6E68">
          <w:t xml:space="preserve">ed </w:t>
        </w:r>
      </w:ins>
      <w:del w:id="2076" w:author="Author">
        <w:r w:rsidR="00554A47" w:rsidRPr="00554A47" w:rsidDel="00FA6E68">
          <w:delText xml:space="preserve">ion </w:delText>
        </w:r>
      </w:del>
      <w:r w:rsidR="00554A47" w:rsidRPr="00554A47">
        <w:t>for</w:t>
      </w:r>
      <w:ins w:id="2077" w:author="Author">
        <w:r w:rsidR="00FA6E68">
          <w:t xml:space="preserve"> the</w:t>
        </w:r>
      </w:ins>
      <w:r w:rsidR="00554A47" w:rsidRPr="00554A47">
        <w:t xml:space="preserve"> QA </w:t>
      </w:r>
      <w:ins w:id="2078" w:author="Author">
        <w:r w:rsidR="00FA6E68">
          <w:t>t</w:t>
        </w:r>
      </w:ins>
      <w:del w:id="2079" w:author="Author">
        <w:r w:rsidR="00554A47" w:rsidRPr="00554A47" w:rsidDel="00FA6E68">
          <w:delText>T</w:delText>
        </w:r>
      </w:del>
      <w:r w:rsidR="00554A47" w:rsidRPr="00554A47">
        <w:t>ask</w:t>
      </w:r>
      <w:r>
        <w:t>.</w:t>
      </w:r>
    </w:p>
    <w:p w14:paraId="503F9AFB" w14:textId="3EA59BED" w:rsidR="00FF0BD6" w:rsidRDefault="00FF0BD6" w:rsidP="001A242A">
      <w:pPr>
        <w:pStyle w:val="MDPI22heading2"/>
        <w:spacing w:before="240"/>
      </w:pPr>
      <w:r w:rsidRPr="001F31D1">
        <w:lastRenderedPageBreak/>
        <w:t>3.</w:t>
      </w:r>
      <w:r w:rsidR="00565EF9">
        <w:t>4</w:t>
      </w:r>
      <w:r w:rsidRPr="001F31D1">
        <w:t xml:space="preserve">. </w:t>
      </w:r>
      <w:r w:rsidR="00554A47" w:rsidRPr="00554A47">
        <w:t>History Management: Mongo DB</w:t>
      </w:r>
    </w:p>
    <w:p w14:paraId="631A6804" w14:textId="5BFA7193" w:rsidR="00565EF9" w:rsidRDefault="00554A47" w:rsidP="00554A47">
      <w:pPr>
        <w:pStyle w:val="MDPI31text"/>
      </w:pPr>
      <w:r w:rsidRPr="00554A47">
        <w:t xml:space="preserve">The QA system developed in this study </w:t>
      </w:r>
      <w:ins w:id="2080" w:author="Author">
        <w:r w:rsidRPr="00554A47">
          <w:t>wa</w:t>
        </w:r>
      </w:ins>
      <w:del w:id="2081" w:author="Author">
        <w:r w:rsidRPr="00554A47">
          <w:delText>i</w:delText>
        </w:r>
      </w:del>
      <w:r w:rsidRPr="00554A47">
        <w:t xml:space="preserve">s implemented to manage </w:t>
      </w:r>
      <w:ins w:id="2082" w:author="Author">
        <w:r w:rsidRPr="00554A47">
          <w:t xml:space="preserve">the </w:t>
        </w:r>
      </w:ins>
      <w:r w:rsidRPr="00554A47">
        <w:t xml:space="preserve">chat transcripts </w:t>
      </w:r>
      <w:ins w:id="2083" w:author="Author">
        <w:r w:rsidRPr="00554A47">
          <w:t>using</w:t>
        </w:r>
      </w:ins>
      <w:del w:id="2084" w:author="Author">
        <w:r w:rsidRPr="00554A47">
          <w:delText>through</w:delText>
        </w:r>
      </w:del>
      <w:r w:rsidRPr="00554A47">
        <w:t xml:space="preserve"> MongoDB</w:t>
      </w:r>
      <w:ins w:id="2085" w:author="Author">
        <w:r w:rsidR="0007355E">
          <w:t>, which</w:t>
        </w:r>
      </w:ins>
      <w:del w:id="2086" w:author="Author">
        <w:r w:rsidRPr="00554A47" w:rsidDel="0007355E">
          <w:delText>. MongoDB</w:delText>
        </w:r>
      </w:del>
      <w:r w:rsidRPr="00554A47">
        <w:t xml:space="preserve"> is a NoSQL-based database that stores key-value data in </w:t>
      </w:r>
      <w:ins w:id="2087" w:author="Author">
        <w:r w:rsidR="0007355E">
          <w:t xml:space="preserve">the </w:t>
        </w:r>
      </w:ins>
      <w:r w:rsidRPr="00554A47">
        <w:t xml:space="preserve">JSON format. </w:t>
      </w:r>
      <w:del w:id="2088" w:author="Author">
        <w:r w:rsidRPr="00554A47" w:rsidDel="00D26544">
          <w:delText>This structure</w:delText>
        </w:r>
      </w:del>
      <w:ins w:id="2089" w:author="Author">
        <w:r w:rsidR="00D26544">
          <w:t>As it</w:t>
        </w:r>
      </w:ins>
      <w:r w:rsidRPr="00554A47">
        <w:t xml:space="preserve"> </w:t>
      </w:r>
      <w:ins w:id="2090" w:author="Author">
        <w:r w:rsidRPr="00554A47">
          <w:t>does</w:t>
        </w:r>
      </w:ins>
      <w:del w:id="2091" w:author="Author">
        <w:r w:rsidRPr="00554A47">
          <w:delText>has the advantage of</w:delText>
        </w:r>
      </w:del>
      <w:r w:rsidRPr="00554A47">
        <w:t xml:space="preserve"> not hav</w:t>
      </w:r>
      <w:ins w:id="2092" w:author="Author">
        <w:r w:rsidRPr="00554A47">
          <w:t>e</w:t>
        </w:r>
      </w:ins>
      <w:del w:id="2093" w:author="Author">
        <w:r w:rsidRPr="00554A47">
          <w:delText>ing</w:delText>
        </w:r>
      </w:del>
      <w:r w:rsidRPr="00554A47">
        <w:t xml:space="preserve"> a fixed schema, </w:t>
      </w:r>
      <w:ins w:id="2094" w:author="Author">
        <w:del w:id="2095" w:author="Author">
          <w:r w:rsidRPr="00554A47" w:rsidDel="00D26544">
            <w:delText xml:space="preserve">which </w:delText>
          </w:r>
        </w:del>
      </w:ins>
      <w:del w:id="2096" w:author="Author">
        <w:r w:rsidRPr="00554A47" w:rsidDel="00D26544">
          <w:delText>allow</w:delText>
        </w:r>
      </w:del>
      <w:ins w:id="2097" w:author="Author">
        <w:del w:id="2098" w:author="Author">
          <w:r w:rsidRPr="00554A47" w:rsidDel="00D26544">
            <w:delText>s</w:delText>
          </w:r>
        </w:del>
      </w:ins>
      <w:del w:id="2099" w:author="Author">
        <w:r w:rsidRPr="00554A47" w:rsidDel="00D26544">
          <w:delText xml:space="preserve">ing </w:delText>
        </w:r>
      </w:del>
      <w:r w:rsidRPr="00554A47">
        <w:t xml:space="preserve">it </w:t>
      </w:r>
      <w:del w:id="2100" w:author="Author">
        <w:r w:rsidRPr="00554A47" w:rsidDel="00D26544">
          <w:delText xml:space="preserve">to </w:delText>
        </w:r>
      </w:del>
      <w:ins w:id="2101" w:author="Author">
        <w:r w:rsidR="00D26544">
          <w:t>can</w:t>
        </w:r>
        <w:r w:rsidR="00D26544" w:rsidRPr="00554A47">
          <w:t xml:space="preserve"> </w:t>
        </w:r>
      </w:ins>
      <w:r w:rsidRPr="00554A47">
        <w:t xml:space="preserve">handle different types of data quickly and flexibly. The system </w:t>
      </w:r>
      <w:del w:id="2102" w:author="Author">
        <w:r w:rsidRPr="00554A47" w:rsidDel="00D26544">
          <w:delText xml:space="preserve">accepts </w:delText>
        </w:r>
      </w:del>
      <w:ins w:id="2103" w:author="Author">
        <w:r w:rsidR="00D26544">
          <w:t>takes</w:t>
        </w:r>
        <w:r w:rsidR="00D26544" w:rsidRPr="00554A47">
          <w:t xml:space="preserve"> </w:t>
        </w:r>
      </w:ins>
      <w:r w:rsidRPr="00554A47">
        <w:t xml:space="preserve">the </w:t>
      </w:r>
      <w:del w:id="2104" w:author="Author">
        <w:r w:rsidRPr="00554A47" w:rsidDel="00D26544">
          <w:delText xml:space="preserve">user's </w:delText>
        </w:r>
      </w:del>
      <w:r w:rsidRPr="00554A47">
        <w:t>question</w:t>
      </w:r>
      <w:ins w:id="2105" w:author="Author">
        <w:r w:rsidRPr="00554A47">
          <w:t>s</w:t>
        </w:r>
      </w:ins>
      <w:r w:rsidRPr="00554A47">
        <w:t>, retrieves the</w:t>
      </w:r>
      <w:del w:id="2106" w:author="Author">
        <w:r w:rsidRPr="00554A47" w:rsidDel="00D26544">
          <w:delText xml:space="preserve"> user's</w:delText>
        </w:r>
      </w:del>
      <w:r w:rsidRPr="00554A47">
        <w:t xml:space="preserve"> </w:t>
      </w:r>
      <w:ins w:id="2107" w:author="Author">
        <w:r w:rsidR="00D26544">
          <w:t xml:space="preserve">histories of five </w:t>
        </w:r>
      </w:ins>
      <w:del w:id="2108" w:author="Author">
        <w:r w:rsidRPr="00554A47" w:rsidDel="00D26544">
          <w:delText xml:space="preserve">last </w:delText>
        </w:r>
      </w:del>
      <w:ins w:id="2109" w:author="Author">
        <w:r w:rsidR="00D26544">
          <w:t>recent</w:t>
        </w:r>
        <w:r w:rsidR="00D26544" w:rsidRPr="00554A47">
          <w:t xml:space="preserve"> </w:t>
        </w:r>
      </w:ins>
      <w:del w:id="2110" w:author="Author">
        <w:r w:rsidRPr="00554A47" w:rsidDel="00D26544">
          <w:delText xml:space="preserve">five </w:delText>
        </w:r>
      </w:del>
      <w:r w:rsidRPr="00554A47">
        <w:t xml:space="preserve">conversation </w:t>
      </w:r>
      <w:del w:id="2111" w:author="Author">
        <w:r w:rsidRPr="00554A47" w:rsidDel="00D26544">
          <w:delText xml:space="preserve">histories </w:delText>
        </w:r>
      </w:del>
      <w:r w:rsidRPr="00554A47">
        <w:t>from</w:t>
      </w:r>
      <w:ins w:id="2112" w:author="Author">
        <w:r w:rsidR="00D26544">
          <w:t xml:space="preserve"> the</w:t>
        </w:r>
      </w:ins>
      <w:r w:rsidRPr="00554A47">
        <w:t xml:space="preserve"> MongoDB, and inputs them into </w:t>
      </w:r>
      <w:ins w:id="2113" w:author="Author">
        <w:r w:rsidRPr="00554A47">
          <w:t xml:space="preserve">the </w:t>
        </w:r>
      </w:ins>
      <w:r w:rsidRPr="00554A47">
        <w:t xml:space="preserve">LLM along with </w:t>
      </w:r>
      <w:del w:id="2114" w:author="Author">
        <w:r w:rsidRPr="00554A47">
          <w:delText xml:space="preserve">the </w:delText>
        </w:r>
      </w:del>
      <w:r w:rsidRPr="00554A47">
        <w:t xml:space="preserve">QA prompts. </w:t>
      </w:r>
      <w:ins w:id="2115" w:author="Author">
        <w:r w:rsidR="00D26544">
          <w:t xml:space="preserve">Subsequently, the </w:t>
        </w:r>
        <w:del w:id="2116" w:author="Author">
          <w:r w:rsidRPr="00554A47" w:rsidDel="00D26544">
            <w:delText>D</w:delText>
          </w:r>
        </w:del>
        <w:r w:rsidR="00D26544">
          <w:t>d</w:t>
        </w:r>
        <w:r w:rsidRPr="00554A47">
          <w:t>ata</w:t>
        </w:r>
      </w:ins>
      <w:del w:id="2117" w:author="Author">
        <w:r w:rsidRPr="00554A47">
          <w:delText>This data extraction process</w:delText>
        </w:r>
      </w:del>
      <w:r w:rsidRPr="00554A47">
        <w:t xml:space="preserve"> </w:t>
      </w:r>
      <w:ins w:id="2118" w:author="Author">
        <w:r w:rsidR="00D26544">
          <w:t xml:space="preserve">are </w:t>
        </w:r>
        <w:r w:rsidRPr="00554A47">
          <w:t>extracted</w:t>
        </w:r>
      </w:ins>
      <w:del w:id="2119" w:author="Author">
        <w:r w:rsidRPr="00554A47">
          <w:delText>is performed</w:delText>
        </w:r>
      </w:del>
      <w:r w:rsidRPr="00554A47">
        <w:t xml:space="preserve"> using a predefined SQL query. </w:t>
      </w:r>
      <w:ins w:id="2120" w:author="Author">
        <w:r w:rsidR="00D26544">
          <w:t xml:space="preserve">The </w:t>
        </w:r>
      </w:ins>
      <w:r w:rsidRPr="00554A47">
        <w:t xml:space="preserve">LLM analyzes the </w:t>
      </w:r>
      <w:del w:id="2121" w:author="Author">
        <w:r w:rsidRPr="00554A47">
          <w:delText xml:space="preserve">provided </w:delText>
        </w:r>
      </w:del>
      <w:r w:rsidRPr="00554A47">
        <w:t xml:space="preserve">conversation history and generates </w:t>
      </w:r>
      <w:del w:id="2122" w:author="Author">
        <w:r w:rsidRPr="00554A47">
          <w:delText xml:space="preserve">a </w:delText>
        </w:r>
      </w:del>
      <w:r w:rsidRPr="00554A47">
        <w:t>contextually appropriate response</w:t>
      </w:r>
      <w:ins w:id="2123" w:author="Author">
        <w:r w:rsidRPr="00554A47">
          <w:t>s</w:t>
        </w:r>
        <w:r w:rsidR="00D26544">
          <w:t>, which</w:t>
        </w:r>
      </w:ins>
      <w:del w:id="2124" w:author="Author">
        <w:r w:rsidRPr="00554A47" w:rsidDel="00D26544">
          <w:delText>.</w:delText>
        </w:r>
      </w:del>
      <w:r w:rsidRPr="00554A47">
        <w:t xml:space="preserve"> </w:t>
      </w:r>
      <w:del w:id="2125" w:author="Author">
        <w:r w:rsidRPr="00554A47" w:rsidDel="00D26544">
          <w:delText xml:space="preserve">The generated response </w:delText>
        </w:r>
      </w:del>
      <w:ins w:id="2126" w:author="Author">
        <w:del w:id="2127" w:author="Author">
          <w:r w:rsidRPr="00554A47" w:rsidDel="00D26544">
            <w:delText>wa</w:delText>
          </w:r>
        </w:del>
      </w:ins>
      <w:del w:id="2128" w:author="Author">
        <w:r w:rsidRPr="00554A47" w:rsidDel="00D26544">
          <w:delText>is</w:delText>
        </w:r>
      </w:del>
      <w:ins w:id="2129" w:author="Author">
        <w:r w:rsidR="00D26544">
          <w:t>are</w:t>
        </w:r>
      </w:ins>
      <w:r w:rsidRPr="00554A47">
        <w:t xml:space="preserve"> then delivered to the user and </w:t>
      </w:r>
      <w:del w:id="2130" w:author="Author">
        <w:r w:rsidRPr="00554A47">
          <w:delText xml:space="preserve">simultaneously </w:delText>
        </w:r>
      </w:del>
      <w:r w:rsidRPr="00554A47">
        <w:t>stored in MongoDB.</w:t>
      </w:r>
      <w:ins w:id="2131" w:author="Author">
        <w:r w:rsidR="00D26544">
          <w:t xml:space="preserve"> </w:t>
        </w:r>
      </w:ins>
      <w:del w:id="2132" w:author="Author">
        <w:r w:rsidRPr="00554A47" w:rsidDel="00D26544">
          <w:delText xml:space="preserve"> With MongoDB's </w:delText>
        </w:r>
      </w:del>
      <w:ins w:id="2133" w:author="Author">
        <w:r w:rsidR="00D26544">
          <w:t xml:space="preserve">The </w:t>
        </w:r>
      </w:ins>
      <w:r w:rsidRPr="00554A47">
        <w:t>flexible data</w:t>
      </w:r>
      <w:ins w:id="2134" w:author="Author">
        <w:r w:rsidRPr="00554A47">
          <w:t>-</w:t>
        </w:r>
      </w:ins>
      <w:del w:id="2135" w:author="Author">
        <w:r w:rsidRPr="00554A47">
          <w:delText xml:space="preserve"> </w:delText>
        </w:r>
      </w:del>
      <w:r w:rsidRPr="00554A47">
        <w:t>processing capabilities</w:t>
      </w:r>
      <w:ins w:id="2136" w:author="Author">
        <w:r w:rsidR="00D26544">
          <w:t xml:space="preserve"> of MongoDB allow</w:t>
        </w:r>
      </w:ins>
      <w:del w:id="2137" w:author="Author">
        <w:r w:rsidRPr="00554A47" w:rsidDel="00D26544">
          <w:delText>,</w:delText>
        </w:r>
      </w:del>
      <w:r w:rsidRPr="00554A47">
        <w:t xml:space="preserve"> the system </w:t>
      </w:r>
      <w:ins w:id="2138" w:author="Author">
        <w:r w:rsidR="00D26544">
          <w:t xml:space="preserve">to </w:t>
        </w:r>
      </w:ins>
      <w:r w:rsidRPr="00554A47">
        <w:t>store</w:t>
      </w:r>
      <w:del w:id="2139" w:author="Author">
        <w:r w:rsidRPr="00554A47" w:rsidDel="00D26544">
          <w:delText>s</w:delText>
        </w:r>
      </w:del>
      <w:r w:rsidRPr="00554A47">
        <w:t xml:space="preserve"> the history of </w:t>
      </w:r>
      <w:del w:id="2140" w:author="Author">
        <w:r w:rsidRPr="00554A47">
          <w:delText xml:space="preserve">the </w:delText>
        </w:r>
      </w:del>
      <w:r w:rsidRPr="00554A47">
        <w:t>user</w:t>
      </w:r>
      <w:del w:id="2141" w:author="Author">
        <w:r w:rsidRPr="00554A47">
          <w:delText>'s</w:delText>
        </w:r>
      </w:del>
      <w:r w:rsidRPr="00554A47">
        <w:t xml:space="preserve"> interactions and </w:t>
      </w:r>
      <w:del w:id="2142" w:author="Author">
        <w:r w:rsidRPr="00554A47" w:rsidDel="00D26544">
          <w:delText>provides</w:delText>
        </w:r>
      </w:del>
      <w:ins w:id="2143" w:author="Author">
        <w:r w:rsidR="00D26544">
          <w:t>generate</w:t>
        </w:r>
      </w:ins>
      <w:r w:rsidRPr="00554A47">
        <w:t xml:space="preserve"> customized responses based on </w:t>
      </w:r>
      <w:del w:id="2144" w:author="Author">
        <w:r w:rsidRPr="00554A47" w:rsidDel="00D26544">
          <w:delText>it</w:delText>
        </w:r>
      </w:del>
      <w:ins w:id="2145" w:author="Author">
        <w:r w:rsidR="00D26544">
          <w:t>them</w:t>
        </w:r>
      </w:ins>
      <w:r w:rsidR="00565EF9">
        <w:t>.</w:t>
      </w:r>
    </w:p>
    <w:p w14:paraId="6CA8AE37" w14:textId="75FD8432" w:rsidR="00565EF9" w:rsidRDefault="00565EF9" w:rsidP="00565EF9">
      <w:pPr>
        <w:pStyle w:val="MDPI21heading1"/>
      </w:pPr>
      <w:r>
        <w:t>4</w:t>
      </w:r>
      <w:r w:rsidRPr="001F31D1">
        <w:t xml:space="preserve">. </w:t>
      </w:r>
      <w:commentRangeStart w:id="2146"/>
      <w:ins w:id="2147" w:author="Author">
        <w:r w:rsidR="00D26544">
          <w:t>E</w:t>
        </w:r>
      </w:ins>
      <w:del w:id="2148" w:author="Author">
        <w:r w:rsidRPr="001F31D1" w:rsidDel="00D26544">
          <w:delText>e</w:delText>
        </w:r>
      </w:del>
      <w:r w:rsidR="00930947">
        <w:t>xperiments</w:t>
      </w:r>
      <w:commentRangeEnd w:id="2146"/>
      <w:r w:rsidR="00D26544">
        <w:rPr>
          <w:rStyle w:val="CommentReference"/>
          <w:rFonts w:eastAsia="SimSun"/>
          <w:b w:val="0"/>
          <w:noProof/>
          <w:snapToGrid/>
          <w:lang w:eastAsia="zh-CN" w:bidi="ar-SA"/>
        </w:rPr>
        <w:commentReference w:id="2146"/>
      </w:r>
    </w:p>
    <w:p w14:paraId="4036E50A" w14:textId="2DDADBE3" w:rsidR="00930947" w:rsidRDefault="00930947" w:rsidP="00930947">
      <w:pPr>
        <w:pStyle w:val="MDPI52figure"/>
        <w:jc w:val="left"/>
        <w:rPr>
          <w:b/>
        </w:rPr>
      </w:pPr>
      <w:r w:rsidRPr="00626B2A">
        <w:rPr>
          <w:rFonts w:ascii="Times New Roman" w:eastAsia="함초롬돋움" w:hAnsi="Times New Roman"/>
          <w:noProof/>
          <w:spacing w:val="-2"/>
        </w:rPr>
        <w:drawing>
          <wp:inline distT="0" distB="0" distL="0" distR="0" wp14:anchorId="372E0E73" wp14:editId="59FA07BA">
            <wp:extent cx="6516000" cy="3127334"/>
            <wp:effectExtent l="0" t="0" r="0" b="0"/>
            <wp:docPr id="757126985" name="그림 5"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6985" name="그림 5" descr="텍스트, 스크린샷, 도표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16000" cy="3127334"/>
                    </a:xfrm>
                    <a:prstGeom prst="rect">
                      <a:avLst/>
                    </a:prstGeom>
                    <a:noFill/>
                    <a:ln>
                      <a:noFill/>
                    </a:ln>
                  </pic:spPr>
                </pic:pic>
              </a:graphicData>
            </a:graphic>
          </wp:inline>
        </w:drawing>
      </w:r>
    </w:p>
    <w:p w14:paraId="425ECD81" w14:textId="5CE01A14" w:rsidR="00930947" w:rsidRDefault="00930947" w:rsidP="00930947">
      <w:pPr>
        <w:pStyle w:val="MDPI51figurecaption"/>
      </w:pPr>
      <w:r w:rsidRPr="00FA04F1">
        <w:rPr>
          <w:b/>
        </w:rPr>
        <w:t xml:space="preserve">Figure </w:t>
      </w:r>
      <w:r>
        <w:rPr>
          <w:b/>
        </w:rPr>
        <w:t>8</w:t>
      </w:r>
      <w:r w:rsidRPr="00FA04F1">
        <w:rPr>
          <w:b/>
        </w:rPr>
        <w:t>.</w:t>
      </w:r>
      <w:ins w:id="2149" w:author="Author">
        <w:r w:rsidR="00E9152B" w:rsidRPr="00FA04F1" w:rsidDel="00E9152B">
          <w:rPr>
            <w:b/>
          </w:rPr>
          <w:t xml:space="preserve"> </w:t>
        </w:r>
      </w:ins>
      <w:del w:id="2150" w:author="Author">
        <w:r w:rsidRPr="00FA04F1" w:rsidDel="00E9152B">
          <w:rPr>
            <w:b/>
          </w:rPr>
          <w:delText xml:space="preserve"> </w:delText>
        </w:r>
        <w:r w:rsidRPr="00930947" w:rsidDel="00E9152B">
          <w:delText>Generali</w:delText>
        </w:r>
      </w:del>
      <w:ins w:id="2151" w:author="Author">
        <w:r w:rsidR="00E9152B">
          <w:t xml:space="preserve">Typical </w:t>
        </w:r>
      </w:ins>
      <w:del w:id="2152" w:author="Author">
        <w:r w:rsidRPr="00930947" w:rsidDel="00E9152B">
          <w:delText xml:space="preserve">zed </w:delText>
        </w:r>
      </w:del>
      <w:r w:rsidRPr="00930947">
        <w:t xml:space="preserve">ChatGPT </w:t>
      </w:r>
      <w:ins w:id="2153" w:author="Author">
        <w:r w:rsidR="00E9152B">
          <w:t>and</w:t>
        </w:r>
      </w:ins>
      <w:del w:id="2154" w:author="Author">
        <w:r w:rsidRPr="00930947" w:rsidDel="00E9152B">
          <w:delText>Output vs.</w:delText>
        </w:r>
      </w:del>
      <w:r w:rsidRPr="00930947">
        <w:t xml:space="preserve"> </w:t>
      </w:r>
      <w:ins w:id="2155" w:author="Author">
        <w:r w:rsidR="00E9152B">
          <w:t>p</w:t>
        </w:r>
      </w:ins>
      <w:del w:id="2156" w:author="Author">
        <w:r w:rsidRPr="00930947" w:rsidDel="00E9152B">
          <w:delText>P</w:delText>
        </w:r>
      </w:del>
      <w:r w:rsidRPr="00930947">
        <w:t>ersonalized RAG-</w:t>
      </w:r>
      <w:ins w:id="2157" w:author="Author">
        <w:r w:rsidR="00E9152B">
          <w:t>b</w:t>
        </w:r>
      </w:ins>
      <w:del w:id="2158" w:author="Author">
        <w:r w:rsidRPr="00930947" w:rsidDel="00E9152B">
          <w:delText>B</w:delText>
        </w:r>
      </w:del>
      <w:r w:rsidRPr="00930947">
        <w:t xml:space="preserve">ased </w:t>
      </w:r>
      <w:ins w:id="2159" w:author="Author">
        <w:r w:rsidR="00E9152B">
          <w:t>r</w:t>
        </w:r>
      </w:ins>
      <w:del w:id="2160" w:author="Author">
        <w:r w:rsidRPr="00930947" w:rsidDel="00E9152B">
          <w:delText>R</w:delText>
        </w:r>
      </w:del>
      <w:r w:rsidRPr="00930947">
        <w:t>esponse</w:t>
      </w:r>
      <w:ins w:id="2161" w:author="Author">
        <w:r w:rsidR="00E9152B">
          <w:t>s</w:t>
        </w:r>
      </w:ins>
      <w:r>
        <w:t>.</w:t>
      </w:r>
    </w:p>
    <w:p w14:paraId="54A43160" w14:textId="0937398A" w:rsidR="00930947" w:rsidRPr="00930947" w:rsidDel="007950F8" w:rsidRDefault="00930947" w:rsidP="00930947">
      <w:pPr>
        <w:pStyle w:val="MDPI31text"/>
        <w:rPr>
          <w:del w:id="2162" w:author="Author"/>
        </w:rPr>
      </w:pPr>
      <w:commentRangeStart w:id="2163"/>
      <w:r w:rsidRPr="00930947">
        <w:t xml:space="preserve">The left side of Figure 8 </w:t>
      </w:r>
      <w:commentRangeEnd w:id="2163"/>
      <w:r w:rsidR="007950F8">
        <w:rPr>
          <w:rStyle w:val="CommentReference"/>
          <w:rFonts w:eastAsia="SimSun"/>
          <w:noProof/>
          <w:snapToGrid/>
          <w:lang w:eastAsia="zh-CN" w:bidi="ar-SA"/>
        </w:rPr>
        <w:commentReference w:id="2163"/>
      </w:r>
      <w:r w:rsidRPr="00930947">
        <w:t xml:space="preserve">shows a user </w:t>
      </w:r>
      <w:del w:id="2164" w:author="Author">
        <w:r w:rsidRPr="00930947" w:rsidDel="007950F8">
          <w:delText xml:space="preserve">searching </w:delText>
        </w:r>
      </w:del>
      <w:ins w:id="2165" w:author="Author">
        <w:r w:rsidR="007950F8">
          <w:t>prompt</w:t>
        </w:r>
        <w:r w:rsidR="007950F8" w:rsidRPr="00930947">
          <w:t xml:space="preserve"> </w:t>
        </w:r>
      </w:ins>
      <w:r w:rsidRPr="00930947">
        <w:t>for a muffin recipe</w:t>
      </w:r>
      <w:del w:id="2166" w:author="Author">
        <w:r w:rsidRPr="00930947" w:rsidDel="007950F8">
          <w:delText xml:space="preserve"> as a query</w:delText>
        </w:r>
      </w:del>
      <w:r w:rsidRPr="00930947">
        <w:t xml:space="preserve"> and </w:t>
      </w:r>
      <w:del w:id="2167" w:author="Author">
        <w:r w:rsidRPr="00930947" w:rsidDel="007950F8">
          <w:delText>output</w:delText>
        </w:r>
      </w:del>
      <w:ins w:id="2168" w:author="Author">
        <w:del w:id="2169" w:author="Author">
          <w:r w:rsidRPr="00930947" w:rsidDel="007950F8">
            <w:delText>s</w:delText>
          </w:r>
        </w:del>
      </w:ins>
      <w:del w:id="2170" w:author="Author">
        <w:r w:rsidRPr="00930947" w:rsidDel="007950F8">
          <w:delText xml:space="preserve">ting </w:delText>
        </w:r>
      </w:del>
      <w:r w:rsidRPr="00930947">
        <w:t xml:space="preserve">the </w:t>
      </w:r>
      <w:del w:id="2171" w:author="Author">
        <w:r w:rsidRPr="00930947" w:rsidDel="007950F8">
          <w:delText xml:space="preserve">result </w:delText>
        </w:r>
      </w:del>
      <w:ins w:id="2172" w:author="Author">
        <w:r w:rsidR="007950F8">
          <w:t>output of</w:t>
        </w:r>
      </w:ins>
      <w:del w:id="2173" w:author="Author">
        <w:r w:rsidRPr="00930947" w:rsidDel="007950F8">
          <w:delText>in the</w:delText>
        </w:r>
      </w:del>
      <w:r w:rsidRPr="00930947">
        <w:t xml:space="preserve"> ChatGPT</w:t>
      </w:r>
      <w:ins w:id="2174" w:author="Author">
        <w:r w:rsidR="007950F8">
          <w:t xml:space="preserve"> </w:t>
        </w:r>
      </w:ins>
      <w:r w:rsidRPr="00930947">
        <w:t>3.5</w:t>
      </w:r>
      <w:del w:id="2175" w:author="Author">
        <w:r w:rsidRPr="00930947" w:rsidDel="007950F8">
          <w:delText xml:space="preserve"> UI</w:delText>
        </w:r>
      </w:del>
      <w:r w:rsidRPr="00930947">
        <w:t xml:space="preserve">, which is </w:t>
      </w:r>
      <w:ins w:id="2176" w:author="Author">
        <w:r w:rsidR="007950F8">
          <w:t xml:space="preserve">does </w:t>
        </w:r>
      </w:ins>
      <w:r w:rsidRPr="00930947">
        <w:t xml:space="preserve">not </w:t>
      </w:r>
      <w:del w:id="2177" w:author="Author">
        <w:r w:rsidRPr="00930947" w:rsidDel="007950F8">
          <w:delText xml:space="preserve">typical </w:delText>
        </w:r>
      </w:del>
      <w:ins w:id="2178" w:author="Author">
        <w:r w:rsidR="007950F8">
          <w:t>reflect</w:t>
        </w:r>
      </w:ins>
      <w:del w:id="2179" w:author="Author">
        <w:r w:rsidRPr="00930947" w:rsidDel="007950F8">
          <w:delText>of</w:delText>
        </w:r>
      </w:del>
      <w:r w:rsidRPr="00930947">
        <w:t xml:space="preserve"> the </w:t>
      </w:r>
      <w:del w:id="2180" w:author="Author">
        <w:r w:rsidRPr="00930947" w:rsidDel="007950F8">
          <w:delText xml:space="preserve">user's </w:delText>
        </w:r>
      </w:del>
      <w:r w:rsidRPr="00930947">
        <w:t>personality and intentions</w:t>
      </w:r>
      <w:ins w:id="2181" w:author="Author">
        <w:r w:rsidR="007950F8">
          <w:t xml:space="preserve"> of the user</w:t>
        </w:r>
      </w:ins>
      <w:r w:rsidRPr="00930947">
        <w:t xml:space="preserve">. </w:t>
      </w:r>
      <w:ins w:id="2182" w:author="Author">
        <w:r w:rsidRPr="00930947">
          <w:t>Because</w:t>
        </w:r>
      </w:ins>
      <w:del w:id="2183" w:author="Author">
        <w:r w:rsidRPr="00930947">
          <w:delText>Since</w:delText>
        </w:r>
      </w:del>
      <w:r w:rsidRPr="00930947">
        <w:t xml:space="preserve"> the </w:t>
      </w:r>
      <w:del w:id="2184" w:author="Author">
        <w:r w:rsidRPr="00930947" w:rsidDel="007950F8">
          <w:delText xml:space="preserve">information is </w:delText>
        </w:r>
      </w:del>
      <w:r w:rsidRPr="00930947">
        <w:t xml:space="preserve">output </w:t>
      </w:r>
      <w:ins w:id="2185" w:author="Author">
        <w:r w:rsidR="007950F8">
          <w:t xml:space="preserve">is </w:t>
        </w:r>
      </w:ins>
      <w:del w:id="2186" w:author="Author">
        <w:r w:rsidRPr="00930947" w:rsidDel="007950F8">
          <w:delText xml:space="preserve">from </w:delText>
        </w:r>
      </w:del>
      <w:ins w:id="2187" w:author="Author">
        <w:r w:rsidR="007950F8">
          <w:t>based on</w:t>
        </w:r>
      </w:ins>
      <w:del w:id="2188" w:author="Author">
        <w:r w:rsidRPr="00930947" w:rsidDel="007950F8">
          <w:delText>the</w:delText>
        </w:r>
      </w:del>
      <w:r w:rsidRPr="00930947">
        <w:t xml:space="preserve"> already learned parameters, </w:t>
      </w:r>
      <w:del w:id="2189" w:author="Author">
        <w:r w:rsidRPr="00930947" w:rsidDel="007950F8">
          <w:delText xml:space="preserve">the </w:delText>
        </w:r>
      </w:del>
      <w:ins w:id="2190" w:author="Author">
        <w:r w:rsidR="007950F8">
          <w:t>it does reflect the</w:t>
        </w:r>
        <w:r w:rsidR="007950F8" w:rsidRPr="00930947">
          <w:t xml:space="preserve"> </w:t>
        </w:r>
      </w:ins>
      <w:r w:rsidRPr="00930947">
        <w:t>context</w:t>
      </w:r>
      <w:del w:id="2191" w:author="Author">
        <w:r w:rsidRPr="00930947" w:rsidDel="007950F8">
          <w:delText xml:space="preserve"> cannot be reflected</w:delText>
        </w:r>
      </w:del>
      <w:ins w:id="2192" w:author="Author">
        <w:r w:rsidRPr="00930947">
          <w:t>; therefore,</w:t>
        </w:r>
      </w:ins>
      <w:del w:id="2193" w:author="Author">
        <w:r w:rsidRPr="00930947">
          <w:delText>, so</w:delText>
        </w:r>
      </w:del>
      <w:r w:rsidRPr="00930947">
        <w:t xml:space="preserve"> </w:t>
      </w:r>
      <w:ins w:id="2194" w:author="Author">
        <w:r w:rsidR="007950F8">
          <w:t xml:space="preserve">the </w:t>
        </w:r>
      </w:ins>
      <w:del w:id="2195" w:author="Author">
        <w:r w:rsidRPr="00930947">
          <w:delText xml:space="preserve">the </w:delText>
        </w:r>
      </w:del>
      <w:r w:rsidRPr="00930947">
        <w:t xml:space="preserve">LLM simply generates the answer by analyzing the prompt. </w:t>
      </w:r>
      <w:del w:id="2196" w:author="Author">
        <w:r w:rsidRPr="00930947" w:rsidDel="007950F8">
          <w:delText>On the other hand</w:delText>
        </w:r>
      </w:del>
      <w:ins w:id="2197" w:author="Author">
        <w:r w:rsidR="007950F8">
          <w:t>By contrast</w:t>
        </w:r>
      </w:ins>
      <w:r w:rsidRPr="00930947">
        <w:t>,</w:t>
      </w:r>
      <w:ins w:id="2198" w:author="Author">
        <w:r w:rsidR="007950F8">
          <w:t xml:space="preserve"> as shown in</w:t>
        </w:r>
      </w:ins>
      <w:r w:rsidRPr="00930947">
        <w:t xml:space="preserve"> the right side of Figure 8</w:t>
      </w:r>
      <w:ins w:id="2199" w:author="Author">
        <w:r w:rsidR="007950F8">
          <w:t>,</w:t>
        </w:r>
      </w:ins>
      <w:r w:rsidRPr="00930947">
        <w:t xml:space="preserve"> </w:t>
      </w:r>
      <w:del w:id="2200" w:author="Author">
        <w:r w:rsidRPr="00930947" w:rsidDel="007950F8">
          <w:delText xml:space="preserve">shows </w:delText>
        </w:r>
      </w:del>
      <w:r w:rsidRPr="00930947">
        <w:t xml:space="preserve">the </w:t>
      </w:r>
      <w:del w:id="2201" w:author="Author">
        <w:r w:rsidRPr="00930947" w:rsidDel="007950F8">
          <w:delText xml:space="preserve">result of a </w:delText>
        </w:r>
      </w:del>
      <w:r w:rsidRPr="00930947">
        <w:t xml:space="preserve">context-based response </w:t>
      </w:r>
      <w:ins w:id="2202" w:author="Author">
        <w:r w:rsidR="007950F8">
          <w:t xml:space="preserve">generated </w:t>
        </w:r>
      </w:ins>
      <w:r w:rsidRPr="00930947">
        <w:t xml:space="preserve">through </w:t>
      </w:r>
      <w:del w:id="2203" w:author="Author">
        <w:r w:rsidRPr="00930947" w:rsidDel="007950F8">
          <w:delText>the rag process</w:delText>
        </w:r>
      </w:del>
      <w:ins w:id="2204" w:author="Author">
        <w:r w:rsidR="007950F8">
          <w:t>RAG</w:t>
        </w:r>
      </w:ins>
      <w:r w:rsidRPr="00930947">
        <w:t xml:space="preserve"> </w:t>
      </w:r>
      <w:del w:id="2205" w:author="Author">
        <w:r w:rsidRPr="00930947" w:rsidDel="007950F8">
          <w:delText xml:space="preserve">in </w:delText>
        </w:r>
      </w:del>
      <w:ins w:id="2206" w:author="Author">
        <w:r w:rsidR="007950F8">
          <w:t>from</w:t>
        </w:r>
        <w:r w:rsidR="007950F8" w:rsidRPr="00930947">
          <w:t xml:space="preserve"> </w:t>
        </w:r>
      </w:ins>
      <w:r w:rsidRPr="00930947">
        <w:t>the personaliz</w:t>
      </w:r>
      <w:ins w:id="2207" w:author="Author">
        <w:r w:rsidR="007950F8">
          <w:t>ed</w:t>
        </w:r>
      </w:ins>
      <w:del w:id="2208" w:author="Author">
        <w:r w:rsidRPr="00930947" w:rsidDel="007950F8">
          <w:delText>ation</w:delText>
        </w:r>
      </w:del>
      <w:r w:rsidRPr="00930947">
        <w:t xml:space="preserve"> database of the </w:t>
      </w:r>
      <w:ins w:id="2209" w:author="Author">
        <w:r w:rsidR="007950F8">
          <w:t>“</w:t>
        </w:r>
      </w:ins>
      <w:del w:id="2210" w:author="Author">
        <w:r w:rsidRPr="00930947" w:rsidDel="007950F8">
          <w:delText>'</w:delText>
        </w:r>
      </w:del>
      <w:r w:rsidRPr="00930947">
        <w:t>tag</w:t>
      </w:r>
      <w:del w:id="2211" w:author="Author">
        <w:r w:rsidRPr="00930947" w:rsidDel="007950F8">
          <w:delText>ging</w:delText>
        </w:r>
      </w:del>
      <w:r w:rsidRPr="00930947">
        <w:t xml:space="preserve"> box</w:t>
      </w:r>
      <w:ins w:id="2212" w:author="Author">
        <w:r w:rsidR="007950F8">
          <w:t>”</w:t>
        </w:r>
      </w:ins>
      <w:del w:id="2213" w:author="Author">
        <w:r w:rsidRPr="00930947" w:rsidDel="007950F8">
          <w:delText>'</w:delText>
        </w:r>
      </w:del>
      <w:r w:rsidRPr="00930947">
        <w:t xml:space="preserve"> implemented in this system, </w:t>
      </w:r>
      <w:ins w:id="2214" w:author="Author">
        <w:r w:rsidRPr="00930947">
          <w:t>that is</w:t>
        </w:r>
      </w:ins>
      <w:del w:id="2215" w:author="Author">
        <w:r w:rsidRPr="00930947">
          <w:delText>i.e.</w:delText>
        </w:r>
      </w:del>
      <w:r w:rsidRPr="00930947">
        <w:t xml:space="preserve">, the muffin recipe created and updated by the individual is output, and the context information that </w:t>
      </w:r>
      <w:ins w:id="2216" w:author="Author">
        <w:r w:rsidR="007950F8">
          <w:t xml:space="preserve">is </w:t>
        </w:r>
      </w:ins>
      <w:r w:rsidRPr="00930947">
        <w:t>only</w:t>
      </w:r>
      <w:ins w:id="2217" w:author="Author">
        <w:r w:rsidR="007950F8">
          <w:t xml:space="preserve"> relevant to</w:t>
        </w:r>
      </w:ins>
      <w:r w:rsidRPr="00930947">
        <w:t xml:space="preserve"> the individual </w:t>
      </w:r>
      <w:del w:id="2218" w:author="Author">
        <w:r w:rsidRPr="00930947" w:rsidDel="007950F8">
          <w:delText xml:space="preserve">has </w:delText>
        </w:r>
      </w:del>
      <w:r w:rsidRPr="00930947">
        <w:t>is displayed</w:t>
      </w:r>
      <w:del w:id="2219" w:author="Author">
        <w:r w:rsidRPr="00930947" w:rsidDel="007950F8">
          <w:delText xml:space="preserve"> by the automated update of the personalization database</w:delText>
        </w:r>
      </w:del>
      <w:r w:rsidRPr="00930947">
        <w:t xml:space="preserve">. </w:t>
      </w:r>
    </w:p>
    <w:p w14:paraId="10379070" w14:textId="20CB7813" w:rsidR="00930947" w:rsidRPr="001F31D1" w:rsidRDefault="00930947" w:rsidP="00930947">
      <w:pPr>
        <w:pStyle w:val="MDPI31text"/>
      </w:pPr>
      <w:r w:rsidRPr="00930947">
        <w:t xml:space="preserve">To validate the differentiation of </w:t>
      </w:r>
      <w:del w:id="2220" w:author="Author">
        <w:r w:rsidRPr="00930947" w:rsidDel="007950F8">
          <w:delText>such a</w:delText>
        </w:r>
      </w:del>
      <w:ins w:id="2221" w:author="Author">
        <w:r w:rsidR="007950F8">
          <w:t>this</w:t>
        </w:r>
      </w:ins>
      <w:r w:rsidRPr="00930947">
        <w:t xml:space="preserve"> system from traditional LLMs, we use</w:t>
      </w:r>
      <w:ins w:id="2222" w:author="Author">
        <w:r w:rsidRPr="00930947">
          <w:t>d</w:t>
        </w:r>
      </w:ins>
      <w:r w:rsidRPr="00930947">
        <w:t xml:space="preserve"> </w:t>
      </w:r>
      <w:ins w:id="2223" w:author="Author">
        <w:r w:rsidRPr="00930947">
          <w:t xml:space="preserve">the </w:t>
        </w:r>
      </w:ins>
      <w:r w:rsidRPr="00930947">
        <w:t>RAG</w:t>
      </w:r>
      <w:del w:id="2224" w:author="Author">
        <w:r w:rsidRPr="00930947">
          <w:delText>'s</w:delText>
        </w:r>
      </w:del>
      <w:r w:rsidRPr="00930947">
        <w:t xml:space="preserve"> performance evaluation metrics to verify the results</w:t>
      </w:r>
      <w:r>
        <w:t>.</w:t>
      </w:r>
    </w:p>
    <w:p w14:paraId="1E3070D0" w14:textId="26D443EF" w:rsidR="00565EF9" w:rsidRPr="001F31D1" w:rsidRDefault="00930947" w:rsidP="00565EF9">
      <w:pPr>
        <w:pStyle w:val="MDPI22heading2"/>
        <w:spacing w:before="240"/>
      </w:pPr>
      <w:r>
        <w:t>4</w:t>
      </w:r>
      <w:r w:rsidR="00565EF9" w:rsidRPr="001F31D1">
        <w:t xml:space="preserve">.1. </w:t>
      </w:r>
      <w:r w:rsidRPr="00930947">
        <w:t>RAG</w:t>
      </w:r>
      <w:ins w:id="2225" w:author="Author">
        <w:r w:rsidR="006A2183">
          <w:t>As</w:t>
        </w:r>
      </w:ins>
      <w:r w:rsidRPr="00930947">
        <w:t xml:space="preserve"> </w:t>
      </w:r>
      <w:del w:id="2226" w:author="Author">
        <w:r w:rsidRPr="00930947" w:rsidDel="006A2183">
          <w:delText xml:space="preserve">Assessment </w:delText>
        </w:r>
      </w:del>
      <w:r w:rsidRPr="00930947">
        <w:t>Framework</w:t>
      </w:r>
      <w:ins w:id="2227" w:author="Author">
        <w:r w:rsidR="006A2183" w:rsidRPr="00930947" w:rsidDel="006A2183">
          <w:t xml:space="preserve"> </w:t>
        </w:r>
      </w:ins>
      <w:del w:id="2228" w:author="Author">
        <w:r w:rsidRPr="00930947" w:rsidDel="006A2183">
          <w:delText xml:space="preserve">: </w:delText>
        </w:r>
        <w:r w:rsidRPr="00930947" w:rsidDel="00EB3227">
          <w:delText>R</w:delText>
        </w:r>
        <w:r w:rsidRPr="00930947" w:rsidDel="00404EF7">
          <w:delText>AGAS</w:delText>
        </w:r>
      </w:del>
    </w:p>
    <w:p w14:paraId="0AF2640F" w14:textId="0F86C197" w:rsidR="00930947" w:rsidRPr="00930947" w:rsidDel="007613E5" w:rsidRDefault="00930947" w:rsidP="00930947">
      <w:pPr>
        <w:pStyle w:val="MDPI31text"/>
        <w:rPr>
          <w:del w:id="2229" w:author="Author"/>
        </w:rPr>
      </w:pPr>
      <w:del w:id="2230" w:author="Author">
        <w:r w:rsidRPr="00930947" w:rsidDel="005E293B">
          <w:lastRenderedPageBreak/>
          <w:delText>In this section, w</w:delText>
        </w:r>
      </w:del>
      <w:ins w:id="2231" w:author="Author">
        <w:r w:rsidR="005E293B">
          <w:t>W</w:t>
        </w:r>
      </w:ins>
      <w:r w:rsidRPr="00930947">
        <w:t xml:space="preserve">e used the </w:t>
      </w:r>
      <w:del w:id="2232" w:author="Author">
        <w:r w:rsidRPr="00930947" w:rsidDel="007613E5">
          <w:delText>Retrieval Augmented Generation Assessment Suite (</w:delText>
        </w:r>
        <w:r w:rsidRPr="00930947" w:rsidDel="00EB3227">
          <w:delText>R</w:delText>
        </w:r>
      </w:del>
      <w:ins w:id="2233" w:author="Author">
        <w:r w:rsidR="00EB3227">
          <w:t>RAGAs</w:t>
        </w:r>
      </w:ins>
      <w:del w:id="2234" w:author="Author">
        <w:r w:rsidRPr="00930947" w:rsidDel="005E293B">
          <w:delText>AGAS</w:delText>
        </w:r>
        <w:r w:rsidRPr="00930947" w:rsidDel="007613E5">
          <w:delText>)</w:delText>
        </w:r>
      </w:del>
      <w:r w:rsidRPr="00930947">
        <w:t xml:space="preserve"> </w:t>
      </w:r>
      <w:del w:id="2235" w:author="Author">
        <w:r w:rsidRPr="00930947" w:rsidDel="007613E5">
          <w:delText>F</w:delText>
        </w:r>
      </w:del>
      <w:ins w:id="2236" w:author="Author">
        <w:r w:rsidR="007613E5">
          <w:t>f</w:t>
        </w:r>
      </w:ins>
      <w:r w:rsidRPr="00930947">
        <w:t>ramework [19]</w:t>
      </w:r>
      <w:ins w:id="2237" w:author="Author">
        <w:r w:rsidR="007613E5">
          <w:t>,</w:t>
        </w:r>
        <w:r w:rsidR="007613E5" w:rsidRPr="007613E5">
          <w:t xml:space="preserve"> </w:t>
        </w:r>
        <w:r w:rsidR="007613E5" w:rsidRPr="00930947">
          <w:t>which is a framework that focuses on evaluating the retrieval and generation capabilities of RAG systems</w:t>
        </w:r>
        <w:r w:rsidR="007613E5">
          <w:t>,</w:t>
        </w:r>
      </w:ins>
      <w:r w:rsidRPr="00930947">
        <w:t xml:space="preserve"> to evaluate the performance of </w:t>
      </w:r>
      <w:ins w:id="2238" w:author="Author">
        <w:r w:rsidR="007613E5">
          <w:t xml:space="preserve">the </w:t>
        </w:r>
      </w:ins>
      <w:del w:id="2239" w:author="Author">
        <w:r w:rsidRPr="00930947" w:rsidDel="007613E5">
          <w:delText xml:space="preserve">RAG </w:delText>
        </w:r>
      </w:del>
      <w:ins w:id="2240" w:author="Author">
        <w:r w:rsidR="007613E5">
          <w:t>proposed</w:t>
        </w:r>
        <w:r w:rsidR="007613E5" w:rsidRPr="00930947">
          <w:t xml:space="preserve"> </w:t>
        </w:r>
      </w:ins>
      <w:r w:rsidRPr="00930947">
        <w:t>system</w:t>
      </w:r>
      <w:del w:id="2241" w:author="Author">
        <w:r w:rsidRPr="00930947" w:rsidDel="007613E5">
          <w:delText>s, which is a framework that focuses on evaluating the retrieval and generation capabilities of RAG systems</w:delText>
        </w:r>
      </w:del>
      <w:r w:rsidRPr="00930947">
        <w:t xml:space="preserve">. </w:t>
      </w:r>
    </w:p>
    <w:p w14:paraId="0FF5547E" w14:textId="20DAB994" w:rsidR="00930947" w:rsidRPr="00930947" w:rsidRDefault="00930947" w:rsidP="00930947">
      <w:pPr>
        <w:pStyle w:val="MDPI31text"/>
      </w:pPr>
      <w:r w:rsidRPr="00930947">
        <w:t xml:space="preserve">The </w:t>
      </w:r>
      <w:ins w:id="2242" w:author="Author">
        <w:r w:rsidRPr="00930947">
          <w:t>evaluation of</w:t>
        </w:r>
      </w:ins>
      <w:del w:id="2243" w:author="Author">
        <w:r w:rsidRPr="00930947">
          <w:delText>way</w:delText>
        </w:r>
      </w:del>
      <w:r w:rsidRPr="00930947">
        <w:t xml:space="preserve"> each component </w:t>
      </w:r>
      <w:ins w:id="2244" w:author="Author">
        <w:r w:rsidRPr="00930947">
          <w:t>of</w:t>
        </w:r>
        <w:del w:id="2245" w:author="Author">
          <w:r w:rsidRPr="00930947">
            <w:delText>in</w:delText>
          </w:r>
        </w:del>
      </w:ins>
      <w:del w:id="2246" w:author="Author">
        <w:r w:rsidRPr="00930947">
          <w:delText>of</w:delText>
        </w:r>
      </w:del>
      <w:r w:rsidRPr="00930947">
        <w:t xml:space="preserve"> the RAG pipeline </w:t>
      </w:r>
      <w:del w:id="2247" w:author="Author">
        <w:r w:rsidRPr="00930947">
          <w:delText xml:space="preserve">is evaluated </w:delText>
        </w:r>
      </w:del>
      <w:r w:rsidRPr="00930947">
        <w:t xml:space="preserve">can be divided into two parts: </w:t>
      </w:r>
      <w:ins w:id="2248" w:author="Author">
        <w:r w:rsidR="007613E5">
          <w:t>a</w:t>
        </w:r>
      </w:ins>
      <w:del w:id="2249" w:author="Author">
        <w:r w:rsidRPr="00930947" w:rsidDel="007613E5">
          <w:delText>A</w:delText>
        </w:r>
      </w:del>
      <w:r w:rsidRPr="00930947">
        <w:t xml:space="preserve">nswer </w:t>
      </w:r>
      <w:ins w:id="2250" w:author="Author">
        <w:r w:rsidR="007613E5">
          <w:t>g</w:t>
        </w:r>
      </w:ins>
      <w:del w:id="2251" w:author="Author">
        <w:r w:rsidRPr="00930947" w:rsidDel="007613E5">
          <w:delText>G</w:delText>
        </w:r>
      </w:del>
      <w:r w:rsidRPr="00930947">
        <w:t xml:space="preserve">eneration and </w:t>
      </w:r>
      <w:ins w:id="2252" w:author="Author">
        <w:r w:rsidR="007613E5">
          <w:t>d</w:t>
        </w:r>
      </w:ins>
      <w:del w:id="2253" w:author="Author">
        <w:r w:rsidRPr="00930947" w:rsidDel="007613E5">
          <w:delText>D</w:delText>
        </w:r>
      </w:del>
      <w:r w:rsidRPr="00930947">
        <w:t xml:space="preserve">ocument </w:t>
      </w:r>
      <w:ins w:id="2254" w:author="Author">
        <w:r w:rsidR="007613E5">
          <w:t>r</w:t>
        </w:r>
      </w:ins>
      <w:del w:id="2255" w:author="Author">
        <w:r w:rsidRPr="00930947" w:rsidDel="007613E5">
          <w:delText>R</w:delText>
        </w:r>
      </w:del>
      <w:r w:rsidRPr="00930947">
        <w:t>etrieval.</w:t>
      </w:r>
    </w:p>
    <w:p w14:paraId="4364A6B7" w14:textId="6CFAC372" w:rsidR="00565EF9" w:rsidRDefault="00930947" w:rsidP="00930947">
      <w:pPr>
        <w:pStyle w:val="MDPI31text"/>
      </w:pPr>
      <w:del w:id="2256" w:author="Author">
        <w:r w:rsidRPr="00930947" w:rsidDel="007613E5">
          <w:delText xml:space="preserve">In </w:delText>
        </w:r>
      </w:del>
      <w:ins w:id="2257" w:author="Author">
        <w:r w:rsidR="007613E5">
          <w:t>The generation process shown in</w:t>
        </w:r>
        <w:r w:rsidR="007613E5" w:rsidRPr="00930947">
          <w:t xml:space="preserve"> </w:t>
        </w:r>
      </w:ins>
      <w:r w:rsidRPr="00930947">
        <w:t>Figure 9</w:t>
      </w:r>
      <w:del w:id="2258" w:author="Author">
        <w:r w:rsidRPr="00930947" w:rsidDel="007613E5">
          <w:delText>, the generation process has</w:delText>
        </w:r>
      </w:del>
      <w:ins w:id="2259" w:author="Author">
        <w:r w:rsidR="007613E5">
          <w:t xml:space="preserve"> comprises</w:t>
        </w:r>
      </w:ins>
      <w:r w:rsidRPr="00930947">
        <w:t xml:space="preserve"> two metrics: faithfulness, which evaluates the relevance between the retrieved documents and </w:t>
      </w:r>
      <w:del w:id="2260" w:author="Author">
        <w:r w:rsidRPr="00930947">
          <w:delText xml:space="preserve">the </w:delText>
        </w:r>
      </w:del>
      <w:r w:rsidRPr="00930947">
        <w:t xml:space="preserve">generated answers, and answer relevance, which evaluates the relevance of the generated answers to </w:t>
      </w:r>
      <w:ins w:id="2261" w:author="Author">
        <w:del w:id="2262" w:author="Author">
          <w:r w:rsidRPr="00930947" w:rsidDel="007613E5">
            <w:delText>a</w:delText>
          </w:r>
        </w:del>
      </w:ins>
      <w:del w:id="2263" w:author="Author">
        <w:r w:rsidRPr="00930947" w:rsidDel="007613E5">
          <w:delText>the</w:delText>
        </w:r>
      </w:del>
      <w:ins w:id="2264" w:author="Author">
        <w:r w:rsidR="007613E5">
          <w:t>the</w:t>
        </w:r>
      </w:ins>
      <w:r w:rsidRPr="00930947">
        <w:t xml:space="preserve"> question</w:t>
      </w:r>
      <w:ins w:id="2265" w:author="Author">
        <w:r w:rsidR="007613E5">
          <w:t>s</w:t>
        </w:r>
      </w:ins>
      <w:r w:rsidRPr="00930947">
        <w:t xml:space="preserve">. In the search process, </w:t>
      </w:r>
      <w:del w:id="2266" w:author="Author">
        <w:r w:rsidRPr="00930947">
          <w:delText xml:space="preserve">there are </w:delText>
        </w:r>
        <w:r w:rsidRPr="00930947" w:rsidDel="007613E5">
          <w:delText>metrics</w:delText>
        </w:r>
      </w:del>
      <w:ins w:id="2267" w:author="Author">
        <w:del w:id="2268" w:author="Author">
          <w:r w:rsidRPr="00930947" w:rsidDel="007613E5">
            <w:delText xml:space="preserve"> are used</w:delText>
          </w:r>
        </w:del>
      </w:ins>
      <w:del w:id="2269" w:author="Author">
        <w:r w:rsidRPr="00930947" w:rsidDel="007613E5">
          <w:delText xml:space="preserve"> </w:delText>
        </w:r>
      </w:del>
      <w:ins w:id="2270" w:author="Author">
        <w:del w:id="2271" w:author="Author">
          <w:r w:rsidRPr="00930947" w:rsidDel="007613E5">
            <w:delText>to</w:delText>
          </w:r>
        </w:del>
      </w:ins>
      <w:del w:id="2272" w:author="Author">
        <w:r w:rsidRPr="00930947" w:rsidDel="007613E5">
          <w:delText xml:space="preserve">that evaluate </w:delText>
        </w:r>
      </w:del>
      <w:r w:rsidRPr="00930947">
        <w:t xml:space="preserve">the </w:t>
      </w:r>
      <w:del w:id="2273" w:author="Author">
        <w:r w:rsidRPr="00930947" w:rsidDel="007613E5">
          <w:delText xml:space="preserve">retrieved </w:delText>
        </w:r>
      </w:del>
      <w:r w:rsidRPr="00930947">
        <w:t xml:space="preserve">documents </w:t>
      </w:r>
      <w:ins w:id="2274" w:author="Author">
        <w:r w:rsidR="007613E5" w:rsidRPr="00930947">
          <w:t xml:space="preserve">retrieved </w:t>
        </w:r>
      </w:ins>
      <w:r w:rsidRPr="00930947">
        <w:t>for a question</w:t>
      </w:r>
      <w:del w:id="2275" w:author="Author">
        <w:r w:rsidRPr="00930947" w:rsidDel="007613E5">
          <w:delText>, namely</w:delText>
        </w:r>
      </w:del>
      <w:ins w:id="2276" w:author="Author">
        <w:r w:rsidR="007613E5">
          <w:t xml:space="preserve"> are evaluated based on</w:t>
        </w:r>
      </w:ins>
      <w:r w:rsidRPr="00930947">
        <w:t xml:space="preserve"> context precision and </w:t>
      </w:r>
      <w:del w:id="2277" w:author="Author">
        <w:r w:rsidRPr="00AD23D1" w:rsidDel="0050635D">
          <w:delText xml:space="preserve">context </w:delText>
        </w:r>
      </w:del>
      <w:r w:rsidRPr="00AD23D1">
        <w:t>recall</w:t>
      </w:r>
      <w:r w:rsidR="00565EF9" w:rsidRPr="00AD23D1">
        <w:t>.</w:t>
      </w:r>
    </w:p>
    <w:p w14:paraId="3F2E1163" w14:textId="539C5C03" w:rsidR="00930947" w:rsidRDefault="00AD23D1" w:rsidP="00930947">
      <w:pPr>
        <w:pStyle w:val="MDPI52figure"/>
        <w:ind w:left="2608"/>
        <w:jc w:val="left"/>
        <w:rPr>
          <w:b/>
        </w:rPr>
      </w:pPr>
      <w:r w:rsidRPr="00626B2A">
        <w:rPr>
          <w:rFonts w:ascii="Times New Roman" w:hAnsi="Times New Roman"/>
          <w:noProof/>
        </w:rPr>
        <w:drawing>
          <wp:inline distT="0" distB="0" distL="0" distR="0" wp14:anchorId="49B5668E" wp14:editId="1CAD8AB3">
            <wp:extent cx="4860000" cy="1093042"/>
            <wp:effectExtent l="0" t="0" r="0" b="0"/>
            <wp:docPr id="2067186642" name="그림 1" descr="스크린샷, 블랙,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6642" name="그림 1" descr="스크린샷, 블랙, 디자인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0000" cy="1093042"/>
                    </a:xfrm>
                    <a:prstGeom prst="rect">
                      <a:avLst/>
                    </a:prstGeom>
                  </pic:spPr>
                </pic:pic>
              </a:graphicData>
            </a:graphic>
          </wp:inline>
        </w:drawing>
      </w:r>
    </w:p>
    <w:p w14:paraId="3E753DE3" w14:textId="15A47605" w:rsidR="00930947" w:rsidRDefault="00930947" w:rsidP="00930947">
      <w:pPr>
        <w:pStyle w:val="MDPI51figurecaption"/>
      </w:pPr>
      <w:r w:rsidRPr="00FA04F1">
        <w:rPr>
          <w:b/>
        </w:rPr>
        <w:t xml:space="preserve">Figure </w:t>
      </w:r>
      <w:r w:rsidR="00AD23D1">
        <w:rPr>
          <w:b/>
        </w:rPr>
        <w:t>9</w:t>
      </w:r>
      <w:r w:rsidRPr="00FA04F1">
        <w:rPr>
          <w:b/>
        </w:rPr>
        <w:t xml:space="preserve">. </w:t>
      </w:r>
      <w:del w:id="2278" w:author="Author">
        <w:r w:rsidR="00AD23D1" w:rsidRPr="00AD23D1" w:rsidDel="00EB3227">
          <w:delText>R</w:delText>
        </w:r>
      </w:del>
      <w:ins w:id="2279" w:author="Author">
        <w:r w:rsidR="00EB3227">
          <w:t>RAGAs</w:t>
        </w:r>
      </w:ins>
      <w:del w:id="2280" w:author="Author">
        <w:r w:rsidR="00AD23D1" w:rsidRPr="00AD23D1" w:rsidDel="007613E5">
          <w:delText>AGAS</w:delText>
        </w:r>
      </w:del>
      <w:r w:rsidR="00AD23D1" w:rsidRPr="00AD23D1">
        <w:t xml:space="preserve"> </w:t>
      </w:r>
      <w:del w:id="2281" w:author="Author">
        <w:r w:rsidR="00AD23D1" w:rsidRPr="00AD23D1" w:rsidDel="007613E5">
          <w:delText>E</w:delText>
        </w:r>
      </w:del>
      <w:ins w:id="2282" w:author="Author">
        <w:r w:rsidR="007613E5">
          <w:t>e</w:t>
        </w:r>
      </w:ins>
      <w:r w:rsidR="00AD23D1" w:rsidRPr="00AD23D1">
        <w:t>valuation</w:t>
      </w:r>
      <w:del w:id="2283" w:author="Author">
        <w:r w:rsidR="00AD23D1" w:rsidRPr="00AD23D1" w:rsidDel="007613E5">
          <w:delText xml:space="preserve"> Schematic</w:delText>
        </w:r>
      </w:del>
      <w:r>
        <w:t>.</w:t>
      </w:r>
    </w:p>
    <w:p w14:paraId="460F7DA1" w14:textId="24AD44DB" w:rsidR="00930947" w:rsidRPr="00FA04F1" w:rsidRDefault="00930947" w:rsidP="00930947">
      <w:pPr>
        <w:pStyle w:val="MDPI41tablecaption"/>
      </w:pPr>
      <w:r w:rsidRPr="00B07E0E">
        <w:rPr>
          <w:b/>
        </w:rPr>
        <w:t xml:space="preserve">Table </w:t>
      </w:r>
      <w:r w:rsidR="00AD23D1">
        <w:rPr>
          <w:b/>
        </w:rPr>
        <w:t>1</w:t>
      </w:r>
      <w:r w:rsidRPr="00B07E0E">
        <w:rPr>
          <w:b/>
        </w:rPr>
        <w:t xml:space="preserve">. </w:t>
      </w:r>
      <w:del w:id="2284" w:author="Author">
        <w:r w:rsidR="00AD23D1" w:rsidRPr="00AD23D1" w:rsidDel="00EB3227">
          <w:delText>R</w:delText>
        </w:r>
      </w:del>
      <w:ins w:id="2285" w:author="Author">
        <w:r w:rsidR="00EB3227">
          <w:t>RAGAs</w:t>
        </w:r>
      </w:ins>
      <w:del w:id="2286" w:author="Author">
        <w:r w:rsidR="00AD23D1" w:rsidRPr="00AD23D1" w:rsidDel="007613E5">
          <w:delText>AGAS</w:delText>
        </w:r>
      </w:del>
      <w:r w:rsidR="00AD23D1" w:rsidRPr="00AD23D1">
        <w:t xml:space="preserve"> </w:t>
      </w:r>
      <w:del w:id="2287" w:author="Author">
        <w:r w:rsidR="00AD23D1" w:rsidRPr="00AD23D1" w:rsidDel="007613E5">
          <w:delText>E</w:delText>
        </w:r>
      </w:del>
      <w:ins w:id="2288" w:author="Author">
        <w:r w:rsidR="007613E5">
          <w:t>e</w:t>
        </w:r>
      </w:ins>
      <w:r w:rsidR="00AD23D1" w:rsidRPr="00AD23D1">
        <w:t xml:space="preserve">valuation </w:t>
      </w:r>
      <w:del w:id="2289" w:author="Author">
        <w:r w:rsidR="00AD23D1" w:rsidRPr="00AD23D1" w:rsidDel="007613E5">
          <w:delText>M</w:delText>
        </w:r>
      </w:del>
      <w:ins w:id="2290" w:author="Author">
        <w:r w:rsidR="007613E5">
          <w:t>m</w:t>
        </w:r>
      </w:ins>
      <w:r w:rsidR="00AD23D1" w:rsidRPr="00AD23D1">
        <w:t>etrics</w:t>
      </w:r>
      <w:r w:rsidRPr="00325902">
        <w:t>.</w:t>
      </w:r>
    </w:p>
    <w:tbl>
      <w:tblPr>
        <w:tblW w:w="10467"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552"/>
        <w:gridCol w:w="7915"/>
      </w:tblGrid>
      <w:tr w:rsidR="00AD23D1" w:rsidRPr="00655E61" w14:paraId="7CBA0E20" w14:textId="77777777" w:rsidTr="00AD23D1">
        <w:trPr>
          <w:jc w:val="center"/>
        </w:trPr>
        <w:tc>
          <w:tcPr>
            <w:tcW w:w="2552" w:type="dxa"/>
            <w:tcBorders>
              <w:top w:val="single" w:sz="8" w:space="0" w:color="auto"/>
              <w:bottom w:val="single" w:sz="4" w:space="0" w:color="auto"/>
            </w:tcBorders>
            <w:shd w:val="clear" w:color="auto" w:fill="auto"/>
            <w:vAlign w:val="center"/>
          </w:tcPr>
          <w:p w14:paraId="5B536B6B" w14:textId="77692FA8" w:rsidR="00AD23D1" w:rsidRPr="00196D5A" w:rsidRDefault="00AD23D1" w:rsidP="00AD23D1">
            <w:pPr>
              <w:pStyle w:val="MDPI42tablebody"/>
              <w:rPr>
                <w:b/>
                <w:bCs/>
              </w:rPr>
            </w:pPr>
            <w:r w:rsidRPr="00AD23D1">
              <w:rPr>
                <w:b/>
                <w:bCs/>
              </w:rPr>
              <w:t>Metric</w:t>
            </w:r>
          </w:p>
        </w:tc>
        <w:tc>
          <w:tcPr>
            <w:tcW w:w="7915" w:type="dxa"/>
            <w:tcBorders>
              <w:top w:val="single" w:sz="8" w:space="0" w:color="auto"/>
              <w:bottom w:val="single" w:sz="4" w:space="0" w:color="auto"/>
            </w:tcBorders>
            <w:shd w:val="clear" w:color="auto" w:fill="auto"/>
            <w:vAlign w:val="center"/>
          </w:tcPr>
          <w:p w14:paraId="76D5A223" w14:textId="16D027DA" w:rsidR="00AD23D1" w:rsidRPr="00196D5A" w:rsidRDefault="00AD23D1" w:rsidP="00AD23D1">
            <w:pPr>
              <w:pStyle w:val="MDPI42tablebody"/>
              <w:rPr>
                <w:b/>
                <w:bCs/>
              </w:rPr>
            </w:pPr>
            <w:del w:id="2291" w:author="Author">
              <w:r w:rsidRPr="00AD23D1" w:rsidDel="00E914C1">
                <w:rPr>
                  <w:b/>
                  <w:bCs/>
                </w:rPr>
                <w:delText>Formula</w:delText>
              </w:r>
            </w:del>
            <w:ins w:id="2292" w:author="Author">
              <w:r w:rsidR="00E914C1">
                <w:rPr>
                  <w:b/>
                  <w:bCs/>
                </w:rPr>
                <w:t>Equation</w:t>
              </w:r>
            </w:ins>
          </w:p>
        </w:tc>
      </w:tr>
      <w:tr w:rsidR="00AD23D1" w:rsidRPr="00655E61" w14:paraId="6B131F9B" w14:textId="77777777" w:rsidTr="00AD23D1">
        <w:trPr>
          <w:trHeight w:val="272"/>
          <w:jc w:val="center"/>
        </w:trPr>
        <w:tc>
          <w:tcPr>
            <w:tcW w:w="2552" w:type="dxa"/>
            <w:tcBorders>
              <w:top w:val="single" w:sz="4" w:space="0" w:color="auto"/>
              <w:bottom w:val="single" w:sz="4" w:space="0" w:color="auto"/>
            </w:tcBorders>
            <w:shd w:val="clear" w:color="auto" w:fill="auto"/>
            <w:vAlign w:val="center"/>
            <w:hideMark/>
          </w:tcPr>
          <w:p w14:paraId="08BCD3BF" w14:textId="14EA25B3" w:rsidR="00AD23D1" w:rsidRPr="00655E61" w:rsidRDefault="00AD23D1" w:rsidP="00AD23D1">
            <w:pPr>
              <w:pStyle w:val="MDPI42tablebody"/>
            </w:pPr>
            <w:r w:rsidRPr="00AD23D1">
              <w:t>Faithfulness</w:t>
            </w:r>
          </w:p>
        </w:tc>
        <w:tc>
          <w:tcPr>
            <w:tcW w:w="7915" w:type="dxa"/>
            <w:tcBorders>
              <w:top w:val="single" w:sz="4" w:space="0" w:color="auto"/>
              <w:bottom w:val="single" w:sz="4" w:space="0" w:color="auto"/>
            </w:tcBorders>
            <w:shd w:val="clear" w:color="auto" w:fill="auto"/>
            <w:vAlign w:val="center"/>
          </w:tcPr>
          <w:p w14:paraId="2642C883" w14:textId="0489EEA2" w:rsidR="00AD23D1" w:rsidRPr="00655E61" w:rsidRDefault="00AD23D1" w:rsidP="00AD23D1">
            <w:pPr>
              <w:pStyle w:val="MDPI42tablebody"/>
            </w:pPr>
            <m:oMathPara>
              <m:oMath>
                <m:r>
                  <m:rPr>
                    <m:nor/>
                  </m:rPr>
                  <m:t>Faithfulness score</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nor/>
                      </m:rPr>
                      <m:t xml:space="preserve">Number of claims in the </m:t>
                    </m:r>
                    <m:r>
                      <w:del w:id="2293" w:author="Author">
                        <m:rPr>
                          <m:nor/>
                        </m:rPr>
                        <m:t xml:space="preserve">generated </m:t>
                      </w:del>
                    </m:r>
                    <m:r>
                      <m:rPr>
                        <m:nor/>
                      </m:rPr>
                      <m:t xml:space="preserve">answer that can be inferred from </m:t>
                    </m:r>
                    <m:r>
                      <w:ins w:id="2294" w:author="Author">
                        <m:rPr>
                          <m:nor/>
                        </m:rPr>
                        <w:rPr>
                          <w:rFonts w:ascii="Cambria Math"/>
                        </w:rPr>
                        <m:t xml:space="preserve">the </m:t>
                      </w:ins>
                    </m:r>
                    <m:r>
                      <m:rPr>
                        <m:nor/>
                      </m:rPr>
                      <m:t>given context</m:t>
                    </m:r>
                    <m:r>
                      <m:rPr>
                        <m:sty m:val="p"/>
                      </m:rPr>
                      <w:rPr>
                        <w:rFonts w:ascii="Cambria Math" w:hAnsi="Cambria Math"/>
                      </w:rPr>
                      <m:t>|</m:t>
                    </m:r>
                  </m:num>
                  <m:den>
                    <m:r>
                      <m:rPr>
                        <m:sty m:val="p"/>
                      </m:rPr>
                      <w:rPr>
                        <w:rFonts w:ascii="Cambria Math" w:hAnsi="Cambria Math"/>
                      </w:rPr>
                      <m:t>|</m:t>
                    </m:r>
                    <m:r>
                      <m:rPr>
                        <m:nor/>
                      </m:rPr>
                      <m:t xml:space="preserve">Total number of claims in the </m:t>
                    </m:r>
                    <m:r>
                      <w:del w:id="2295" w:author="Author">
                        <m:rPr>
                          <m:nor/>
                        </m:rPr>
                        <m:t xml:space="preserve">generated </m:t>
                      </w:del>
                    </m:r>
                    <m:r>
                      <m:rPr>
                        <m:nor/>
                      </m:rPr>
                      <m:t>answer</m:t>
                    </m:r>
                    <m:r>
                      <m:rPr>
                        <m:sty m:val="p"/>
                      </m:rPr>
                      <w:rPr>
                        <w:rFonts w:ascii="Cambria Math" w:hAnsi="Cambria Math"/>
                      </w:rPr>
                      <m:t>|</m:t>
                    </m:r>
                  </m:den>
                </m:f>
              </m:oMath>
            </m:oMathPara>
          </w:p>
        </w:tc>
      </w:tr>
      <w:tr w:rsidR="00AD23D1" w:rsidRPr="00655E61" w14:paraId="4662870B" w14:textId="77777777" w:rsidTr="00AD23D1">
        <w:trPr>
          <w:trHeight w:val="272"/>
          <w:jc w:val="center"/>
        </w:trPr>
        <w:tc>
          <w:tcPr>
            <w:tcW w:w="2552" w:type="dxa"/>
            <w:tcBorders>
              <w:top w:val="single" w:sz="4" w:space="0" w:color="auto"/>
              <w:bottom w:val="single" w:sz="4" w:space="0" w:color="auto"/>
            </w:tcBorders>
            <w:shd w:val="clear" w:color="auto" w:fill="auto"/>
            <w:vAlign w:val="center"/>
          </w:tcPr>
          <w:p w14:paraId="047C0FFC" w14:textId="69C245A3" w:rsidR="00AD23D1" w:rsidRPr="00655E61" w:rsidRDefault="00AD23D1" w:rsidP="00AD23D1">
            <w:pPr>
              <w:pStyle w:val="MDPI42tablebody"/>
            </w:pPr>
            <w:r w:rsidRPr="00AD23D1">
              <w:t>Answer Relevancy</w:t>
            </w:r>
          </w:p>
        </w:tc>
        <w:tc>
          <w:tcPr>
            <w:tcW w:w="7915" w:type="dxa"/>
            <w:tcBorders>
              <w:top w:val="single" w:sz="4" w:space="0" w:color="auto"/>
              <w:bottom w:val="single" w:sz="4" w:space="0" w:color="auto"/>
            </w:tcBorders>
            <w:shd w:val="clear" w:color="auto" w:fill="auto"/>
            <w:vAlign w:val="center"/>
          </w:tcPr>
          <w:p w14:paraId="5CF67CD8" w14:textId="77777777" w:rsidR="00AD23D1" w:rsidRPr="00AD23D1" w:rsidRDefault="00AD23D1" w:rsidP="00AD23D1">
            <w:pPr>
              <w:pStyle w:val="FFFFBAFFFFBBFFFFB9FFFFAE"/>
              <w:ind w:firstLine="0"/>
              <w:jc w:val="center"/>
              <w:rPr>
                <w:rFonts w:ascii="Palatino Linotype" w:hAnsi="Palatino Linotype" w:cs="Times New Roman"/>
                <w:snapToGrid w:val="0"/>
                <w:spacing w:val="0"/>
                <w:w w:val="100"/>
                <w:sz w:val="20"/>
                <w:szCs w:val="20"/>
                <w:lang w:eastAsia="de-DE" w:bidi="en-US"/>
                <w14:ligatures w14:val="none"/>
              </w:rPr>
            </w:pPr>
            <m:oMathPara>
              <m:oMath>
                <m:r>
                  <m:rPr>
                    <m:nor/>
                  </m:rPr>
                  <w:rPr>
                    <w:rFonts w:ascii="Palatino Linotype" w:hAnsi="Palatino Linotype" w:cs="Times New Roman"/>
                    <w:snapToGrid w:val="0"/>
                    <w:spacing w:val="0"/>
                    <w:w w:val="100"/>
                    <w:sz w:val="20"/>
                    <w:szCs w:val="20"/>
                    <w:lang w:eastAsia="de-DE" w:bidi="en-US"/>
                    <w14:ligatures w14:val="none"/>
                  </w:rPr>
                  <m:t>answer relevancy</m:t>
                </m:r>
                <m:r>
                  <m:rPr>
                    <m:sty m:val="p"/>
                  </m:rPr>
                  <w:rPr>
                    <w:rFonts w:ascii="Cambria Math" w:hAnsi="Cambria Math" w:cs="Times New Roman"/>
                    <w:snapToGrid w:val="0"/>
                    <w:spacing w:val="0"/>
                    <w:w w:val="100"/>
                    <w:sz w:val="20"/>
                    <w:szCs w:val="20"/>
                    <w:lang w:eastAsia="de-DE" w:bidi="en-US"/>
                    <w14:ligatures w14:val="none"/>
                  </w:rPr>
                  <m:t>=</m:t>
                </m:r>
                <m:f>
                  <m:fPr>
                    <m:ctrlPr>
                      <w:rPr>
                        <w:rFonts w:ascii="Cambria Math" w:hAnsi="Cambria Math" w:cs="Times New Roman"/>
                        <w:snapToGrid w:val="0"/>
                        <w:spacing w:val="0"/>
                        <w:w w:val="100"/>
                        <w:sz w:val="20"/>
                        <w:szCs w:val="20"/>
                        <w:lang w:eastAsia="de-DE" w:bidi="en-US"/>
                        <w14:ligatures w14:val="none"/>
                      </w:rPr>
                    </m:ctrlPr>
                  </m:fPr>
                  <m:num>
                    <m:r>
                      <m:rPr>
                        <m:sty m:val="p"/>
                      </m:rPr>
                      <w:rPr>
                        <w:rFonts w:ascii="Cambria Math" w:hAnsi="Cambria Math" w:cs="Times New Roman"/>
                        <w:snapToGrid w:val="0"/>
                        <w:spacing w:val="0"/>
                        <w:w w:val="100"/>
                        <w:sz w:val="20"/>
                        <w:szCs w:val="20"/>
                        <w:lang w:eastAsia="de-DE" w:bidi="en-US"/>
                        <w14:ligatures w14:val="none"/>
                      </w:rPr>
                      <m:t>1</m:t>
                    </m:r>
                  </m:num>
                  <m:den>
                    <m:r>
                      <w:rPr>
                        <w:rFonts w:ascii="Cambria Math" w:hAnsi="Cambria Math" w:cs="Times New Roman"/>
                        <w:snapToGrid w:val="0"/>
                        <w:spacing w:val="0"/>
                        <w:w w:val="100"/>
                        <w:sz w:val="20"/>
                        <w:szCs w:val="20"/>
                        <w:lang w:eastAsia="de-DE" w:bidi="en-US"/>
                        <w14:ligatures w14:val="none"/>
                      </w:rPr>
                      <m:t>N</m:t>
                    </m:r>
                  </m:den>
                </m:f>
                <m:nary>
                  <m:naryPr>
                    <m:chr m:val="∑"/>
                    <m:limLoc m:val="undOvr"/>
                    <m:grow m:val="1"/>
                    <m:ctrlPr>
                      <w:rPr>
                        <w:rFonts w:ascii="Cambria Math" w:hAnsi="Cambria Math" w:cs="Times New Roman"/>
                        <w:snapToGrid w:val="0"/>
                        <w:spacing w:val="0"/>
                        <w:w w:val="100"/>
                        <w:sz w:val="20"/>
                        <w:szCs w:val="20"/>
                        <w:lang w:eastAsia="de-DE" w:bidi="en-US"/>
                        <w14:ligatures w14:val="none"/>
                      </w:rPr>
                    </m:ctrlPr>
                  </m:naryPr>
                  <m:sub>
                    <m:r>
                      <w:rPr>
                        <w:rFonts w:ascii="Cambria Math" w:hAnsi="Cambria Math" w:cs="Times New Roman"/>
                        <w:snapToGrid w:val="0"/>
                        <w:spacing w:val="0"/>
                        <w:w w:val="100"/>
                        <w:sz w:val="20"/>
                        <w:szCs w:val="20"/>
                        <w:lang w:eastAsia="de-DE" w:bidi="en-US"/>
                        <w14:ligatures w14:val="none"/>
                      </w:rPr>
                      <m:t>i</m:t>
                    </m:r>
                    <m:r>
                      <m:rPr>
                        <m:sty m:val="p"/>
                      </m:rPr>
                      <w:rPr>
                        <w:rFonts w:ascii="Cambria Math" w:hAnsi="Cambria Math" w:cs="Times New Roman"/>
                        <w:snapToGrid w:val="0"/>
                        <w:spacing w:val="0"/>
                        <w:w w:val="100"/>
                        <w:sz w:val="20"/>
                        <w:szCs w:val="20"/>
                        <w:lang w:eastAsia="de-DE" w:bidi="en-US"/>
                        <w14:ligatures w14:val="none"/>
                      </w:rPr>
                      <m:t>=1</m:t>
                    </m:r>
                  </m:sub>
                  <m:sup>
                    <m:r>
                      <w:rPr>
                        <w:rFonts w:ascii="Cambria Math" w:hAnsi="Cambria Math" w:cs="Times New Roman"/>
                        <w:snapToGrid w:val="0"/>
                        <w:spacing w:val="0"/>
                        <w:w w:val="100"/>
                        <w:sz w:val="20"/>
                        <w:szCs w:val="20"/>
                        <w:lang w:eastAsia="de-DE" w:bidi="en-US"/>
                        <w14:ligatures w14:val="none"/>
                      </w:rPr>
                      <m:t>N</m:t>
                    </m:r>
                  </m:sup>
                  <m:e>
                    <m:r>
                      <w:rPr>
                        <w:rFonts w:ascii="Cambria Math" w:hAnsi="Cambria Math" w:cs="Times New Roman"/>
                        <w:snapToGrid w:val="0"/>
                        <w:spacing w:val="0"/>
                        <w:w w:val="100"/>
                        <w:sz w:val="20"/>
                        <w:szCs w:val="20"/>
                        <w:lang w:eastAsia="de-DE" w:bidi="en-US"/>
                        <w14:ligatures w14:val="none"/>
                      </w:rPr>
                      <m:t>co</m:t>
                    </m:r>
                    <m:func>
                      <m:funcPr>
                        <m:ctrlPr>
                          <w:rPr>
                            <w:rFonts w:ascii="Cambria Math" w:hAnsi="Cambria Math" w:cs="Times New Roman"/>
                            <w:snapToGrid w:val="0"/>
                            <w:spacing w:val="0"/>
                            <w:w w:val="100"/>
                            <w:sz w:val="20"/>
                            <w:szCs w:val="20"/>
                            <w:lang w:eastAsia="de-DE" w:bidi="en-US"/>
                            <w14:ligatures w14:val="none"/>
                          </w:rPr>
                        </m:ctrlPr>
                      </m:funcPr>
                      <m:fName>
                        <m:r>
                          <w:rPr>
                            <w:rFonts w:ascii="Cambria Math" w:hAnsi="Cambria Math" w:cs="Times New Roman"/>
                            <w:snapToGrid w:val="0"/>
                            <w:spacing w:val="0"/>
                            <w:w w:val="100"/>
                            <w:sz w:val="20"/>
                            <w:szCs w:val="20"/>
                            <w:lang w:eastAsia="de-DE" w:bidi="en-US"/>
                            <w14:ligatures w14:val="none"/>
                          </w:rPr>
                          <m:t>s</m:t>
                        </m:r>
                      </m:fName>
                      <m:e>
                        <m:r>
                          <m:rPr>
                            <m:sty m:val="p"/>
                          </m:rPr>
                          <w:rPr>
                            <w:rFonts w:ascii="Cambria Math" w:hAnsi="Cambria Math" w:cs="Times New Roman"/>
                            <w:snapToGrid w:val="0"/>
                            <w:spacing w:val="0"/>
                            <w:w w:val="100"/>
                            <w:sz w:val="20"/>
                            <w:szCs w:val="20"/>
                            <w:lang w:eastAsia="de-DE" w:bidi="en-US"/>
                            <w14:ligatures w14:val="none"/>
                          </w:rPr>
                          <m:t>(</m:t>
                        </m:r>
                        <m:sSub>
                          <m:sSubPr>
                            <m:ctrlPr>
                              <w:rPr>
                                <w:rFonts w:ascii="Cambria Math" w:hAnsi="Cambria Math" w:cs="Times New Roman"/>
                                <w:snapToGrid w:val="0"/>
                                <w:spacing w:val="0"/>
                                <w:w w:val="100"/>
                                <w:sz w:val="20"/>
                                <w:szCs w:val="20"/>
                                <w:lang w:eastAsia="de-DE" w:bidi="en-US"/>
                                <w14:ligatures w14:val="none"/>
                              </w:rPr>
                            </m:ctrlPr>
                          </m:sSubPr>
                          <m:e>
                            <m:r>
                              <w:rPr>
                                <w:rFonts w:ascii="Cambria Math" w:hAnsi="Cambria Math" w:cs="Times New Roman"/>
                                <w:snapToGrid w:val="0"/>
                                <w:spacing w:val="0"/>
                                <w:w w:val="100"/>
                                <w:sz w:val="20"/>
                                <w:szCs w:val="20"/>
                                <w:lang w:eastAsia="de-DE" w:bidi="en-US"/>
                                <w14:ligatures w14:val="none"/>
                              </w:rPr>
                              <m:t>E</m:t>
                            </m:r>
                          </m:e>
                          <m:sub>
                            <m:sSub>
                              <m:sSubPr>
                                <m:ctrlPr>
                                  <w:rPr>
                                    <w:rFonts w:ascii="Cambria Math" w:hAnsi="Cambria Math" w:cs="Times New Roman"/>
                                    <w:snapToGrid w:val="0"/>
                                    <w:spacing w:val="0"/>
                                    <w:w w:val="100"/>
                                    <w:sz w:val="20"/>
                                    <w:szCs w:val="20"/>
                                    <w:lang w:eastAsia="de-DE" w:bidi="en-US"/>
                                    <w14:ligatures w14:val="none"/>
                                  </w:rPr>
                                </m:ctrlPr>
                              </m:sSubPr>
                              <m:e>
                                <m:r>
                                  <w:rPr>
                                    <w:rFonts w:ascii="Cambria Math" w:hAnsi="Cambria Math" w:cs="Times New Roman"/>
                                    <w:snapToGrid w:val="0"/>
                                    <w:spacing w:val="0"/>
                                    <w:w w:val="100"/>
                                    <w:sz w:val="20"/>
                                    <w:szCs w:val="20"/>
                                    <w:lang w:eastAsia="de-DE" w:bidi="en-US"/>
                                    <w14:ligatures w14:val="none"/>
                                  </w:rPr>
                                  <m:t>g</m:t>
                                </m:r>
                              </m:e>
                              <m:sub>
                                <m:r>
                                  <w:rPr>
                                    <w:rFonts w:ascii="Cambria Math" w:hAnsi="Cambria Math" w:cs="Times New Roman"/>
                                    <w:snapToGrid w:val="0"/>
                                    <w:spacing w:val="0"/>
                                    <w:w w:val="100"/>
                                    <w:sz w:val="20"/>
                                    <w:szCs w:val="20"/>
                                    <w:lang w:eastAsia="de-DE" w:bidi="en-US"/>
                                    <w14:ligatures w14:val="none"/>
                                  </w:rPr>
                                  <m:t>i</m:t>
                                </m:r>
                              </m:sub>
                            </m:sSub>
                          </m:sub>
                        </m:sSub>
                        <m:r>
                          <m:rPr>
                            <m:sty m:val="p"/>
                          </m:rPr>
                          <w:rPr>
                            <w:rFonts w:ascii="Cambria Math" w:hAnsi="Cambria Math" w:cs="Times New Roman"/>
                            <w:snapToGrid w:val="0"/>
                            <w:spacing w:val="0"/>
                            <w:w w:val="100"/>
                            <w:sz w:val="20"/>
                            <w:szCs w:val="20"/>
                            <w:lang w:eastAsia="de-DE" w:bidi="en-US"/>
                            <w14:ligatures w14:val="none"/>
                          </w:rPr>
                          <m:t>,</m:t>
                        </m:r>
                        <m:sSub>
                          <m:sSubPr>
                            <m:ctrlPr>
                              <w:rPr>
                                <w:rFonts w:ascii="Cambria Math" w:hAnsi="Cambria Math" w:cs="Times New Roman"/>
                                <w:snapToGrid w:val="0"/>
                                <w:spacing w:val="0"/>
                                <w:w w:val="100"/>
                                <w:sz w:val="20"/>
                                <w:szCs w:val="20"/>
                                <w:lang w:eastAsia="de-DE" w:bidi="en-US"/>
                                <w14:ligatures w14:val="none"/>
                              </w:rPr>
                            </m:ctrlPr>
                          </m:sSubPr>
                          <m:e>
                            <m:r>
                              <w:rPr>
                                <w:rFonts w:ascii="Cambria Math" w:hAnsi="Cambria Math" w:cs="Times New Roman"/>
                                <w:snapToGrid w:val="0"/>
                                <w:spacing w:val="0"/>
                                <w:w w:val="100"/>
                                <w:sz w:val="20"/>
                                <w:szCs w:val="20"/>
                                <w:lang w:eastAsia="de-DE" w:bidi="en-US"/>
                                <w14:ligatures w14:val="none"/>
                              </w:rPr>
                              <m:t>E</m:t>
                            </m:r>
                          </m:e>
                          <m:sub>
                            <m:r>
                              <w:rPr>
                                <w:rFonts w:ascii="Cambria Math" w:hAnsi="Cambria Math" w:cs="Times New Roman"/>
                                <w:snapToGrid w:val="0"/>
                                <w:spacing w:val="0"/>
                                <w:w w:val="100"/>
                                <w:sz w:val="20"/>
                                <w:szCs w:val="20"/>
                                <w:lang w:eastAsia="de-DE" w:bidi="en-US"/>
                                <w14:ligatures w14:val="none"/>
                              </w:rPr>
                              <m:t>o</m:t>
                            </m:r>
                          </m:sub>
                        </m:sSub>
                        <m:r>
                          <m:rPr>
                            <m:sty m:val="p"/>
                          </m:rPr>
                          <w:rPr>
                            <w:rFonts w:ascii="Cambria Math" w:hAnsi="Cambria Math" w:cs="Times New Roman"/>
                            <w:snapToGrid w:val="0"/>
                            <w:spacing w:val="0"/>
                            <w:w w:val="100"/>
                            <w:sz w:val="20"/>
                            <w:szCs w:val="20"/>
                            <w:lang w:eastAsia="de-DE" w:bidi="en-US"/>
                            <w14:ligatures w14:val="none"/>
                          </w:rPr>
                          <m:t>)</m:t>
                        </m:r>
                      </m:e>
                    </m:func>
                  </m:e>
                </m:nary>
              </m:oMath>
            </m:oMathPara>
          </w:p>
          <w:p w14:paraId="267DE262" w14:textId="77204341" w:rsidR="00AD23D1" w:rsidRPr="00655E61" w:rsidRDefault="00AD23D1" w:rsidP="00AD23D1">
            <w:pPr>
              <w:pStyle w:val="MDPI42tablebody"/>
            </w:pPr>
            <m:oMathPara>
              <m:oMath>
                <m:r>
                  <m:rPr>
                    <m:nor/>
                  </m:rPr>
                  <m:t>answer relevancy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xml:space="preserve"> </m:t>
                    </m:r>
                  </m:e>
                </m:nary>
                <m:f>
                  <m:fPr>
                    <m:ctrlPr>
                      <w:rPr>
                        <w:rFonts w:ascii="Cambria Math" w:hAnsi="Cambria Math"/>
                      </w:rPr>
                    </m:ctrlPr>
                  </m:fPr>
                  <m:num>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g</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num>
                  <m:den>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g</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den>
                </m:f>
              </m:oMath>
            </m:oMathPara>
          </w:p>
        </w:tc>
      </w:tr>
      <w:tr w:rsidR="00AD23D1" w:rsidRPr="00655E61" w14:paraId="26CEF999" w14:textId="77777777" w:rsidTr="00AD23D1">
        <w:trPr>
          <w:trHeight w:val="272"/>
          <w:jc w:val="center"/>
        </w:trPr>
        <w:tc>
          <w:tcPr>
            <w:tcW w:w="2552" w:type="dxa"/>
            <w:tcBorders>
              <w:top w:val="single" w:sz="4" w:space="0" w:color="auto"/>
              <w:bottom w:val="single" w:sz="4" w:space="0" w:color="auto"/>
            </w:tcBorders>
            <w:shd w:val="clear" w:color="auto" w:fill="auto"/>
            <w:vAlign w:val="center"/>
          </w:tcPr>
          <w:p w14:paraId="7A0D79A6" w14:textId="2BC11E2F" w:rsidR="00AD23D1" w:rsidRPr="00655E61" w:rsidRDefault="00AD23D1" w:rsidP="00AD23D1">
            <w:pPr>
              <w:pStyle w:val="MDPI42tablebody"/>
            </w:pPr>
            <w:r w:rsidRPr="00AD23D1">
              <w:t>Context Precision</w:t>
            </w:r>
          </w:p>
        </w:tc>
        <w:tc>
          <w:tcPr>
            <w:tcW w:w="7915" w:type="dxa"/>
            <w:tcBorders>
              <w:top w:val="single" w:sz="4" w:space="0" w:color="auto"/>
              <w:bottom w:val="single" w:sz="4" w:space="0" w:color="auto"/>
            </w:tcBorders>
            <w:shd w:val="clear" w:color="auto" w:fill="auto"/>
            <w:vAlign w:val="center"/>
          </w:tcPr>
          <w:p w14:paraId="2AAFB76F" w14:textId="77777777" w:rsidR="00AD23D1" w:rsidRPr="00AD23D1" w:rsidRDefault="00AD23D1" w:rsidP="00AD23D1">
            <w:pPr>
              <w:pStyle w:val="FFFFBAFFFFBBFFFFB9FFFFAE"/>
              <w:ind w:firstLine="0"/>
              <w:jc w:val="center"/>
              <w:rPr>
                <w:rFonts w:ascii="Palatino Linotype" w:hAnsi="Palatino Linotype" w:cs="Times New Roman"/>
                <w:snapToGrid w:val="0"/>
                <w:spacing w:val="0"/>
                <w:w w:val="100"/>
                <w:sz w:val="20"/>
                <w:szCs w:val="20"/>
                <w:lang w:eastAsia="de-DE" w:bidi="en-US"/>
                <w14:ligatures w14:val="none"/>
              </w:rPr>
            </w:pPr>
            <m:oMathPara>
              <m:oMath>
                <m:r>
                  <m:rPr>
                    <m:nor/>
                  </m:rPr>
                  <w:rPr>
                    <w:rFonts w:ascii="Palatino Linotype" w:hAnsi="Palatino Linotype" w:cs="Times New Roman"/>
                    <w:snapToGrid w:val="0"/>
                    <w:spacing w:val="0"/>
                    <w:w w:val="100"/>
                    <w:sz w:val="20"/>
                    <w:szCs w:val="20"/>
                    <w:lang w:eastAsia="de-DE" w:bidi="en-US"/>
                    <w14:ligatures w14:val="none"/>
                  </w:rPr>
                  <m:t xml:space="preserve">Context </m:t>
                </m:r>
                <w:proofErr w:type="spellStart"/>
                <m:r>
                  <m:rPr>
                    <m:nor/>
                  </m:rPr>
                  <w:rPr>
                    <w:rFonts w:ascii="Palatino Linotype" w:hAnsi="Palatino Linotype" w:cs="Times New Roman"/>
                    <w:snapToGrid w:val="0"/>
                    <w:spacing w:val="0"/>
                    <w:w w:val="100"/>
                    <w:sz w:val="20"/>
                    <w:szCs w:val="20"/>
                    <w:lang w:eastAsia="de-DE" w:bidi="en-US"/>
                    <w14:ligatures w14:val="none"/>
                  </w:rPr>
                  <m:t>Precision@K</m:t>
                </m:r>
                <w:proofErr w:type="spellEnd"/>
                <m:r>
                  <m:rPr>
                    <m:sty m:val="p"/>
                  </m:rPr>
                  <w:rPr>
                    <w:rFonts w:ascii="Cambria Math" w:hAnsi="Cambria Math" w:cs="Times New Roman"/>
                    <w:snapToGrid w:val="0"/>
                    <w:spacing w:val="0"/>
                    <w:w w:val="100"/>
                    <w:sz w:val="20"/>
                    <w:szCs w:val="20"/>
                    <w:lang w:eastAsia="de-DE" w:bidi="en-US"/>
                    <w14:ligatures w14:val="none"/>
                  </w:rPr>
                  <m:t>=</m:t>
                </m:r>
                <m:f>
                  <m:fPr>
                    <m:ctrlPr>
                      <w:rPr>
                        <w:rFonts w:ascii="Cambria Math" w:hAnsi="Cambria Math" w:cs="Times New Roman"/>
                        <w:snapToGrid w:val="0"/>
                        <w:spacing w:val="0"/>
                        <w:w w:val="100"/>
                        <w:sz w:val="20"/>
                        <w:szCs w:val="20"/>
                        <w:lang w:eastAsia="de-DE" w:bidi="en-US"/>
                        <w14:ligatures w14:val="none"/>
                      </w:rPr>
                    </m:ctrlPr>
                  </m:fPr>
                  <m:num>
                    <m:nary>
                      <m:naryPr>
                        <m:chr m:val="∑"/>
                        <m:limLoc m:val="undOvr"/>
                        <m:grow m:val="1"/>
                        <m:ctrlPr>
                          <w:rPr>
                            <w:rFonts w:ascii="Cambria Math" w:hAnsi="Cambria Math" w:cs="Times New Roman"/>
                            <w:snapToGrid w:val="0"/>
                            <w:spacing w:val="0"/>
                            <w:w w:val="100"/>
                            <w:sz w:val="20"/>
                            <w:szCs w:val="20"/>
                            <w:lang w:eastAsia="de-DE" w:bidi="en-US"/>
                            <w14:ligatures w14:val="none"/>
                          </w:rPr>
                        </m:ctrlPr>
                      </m:naryPr>
                      <m:sub>
                        <m:r>
                          <w:rPr>
                            <w:rFonts w:ascii="Cambria Math" w:hAnsi="Cambria Math" w:cs="Times New Roman"/>
                            <w:snapToGrid w:val="0"/>
                            <w:spacing w:val="0"/>
                            <w:w w:val="100"/>
                            <w:sz w:val="20"/>
                            <w:szCs w:val="20"/>
                            <w:lang w:eastAsia="de-DE" w:bidi="en-US"/>
                            <w14:ligatures w14:val="none"/>
                          </w:rPr>
                          <m:t>k</m:t>
                        </m:r>
                        <m:r>
                          <m:rPr>
                            <m:sty m:val="p"/>
                          </m:rPr>
                          <w:rPr>
                            <w:rFonts w:ascii="Cambria Math" w:hAnsi="Cambria Math" w:cs="Times New Roman"/>
                            <w:snapToGrid w:val="0"/>
                            <w:spacing w:val="0"/>
                            <w:w w:val="100"/>
                            <w:sz w:val="20"/>
                            <w:szCs w:val="20"/>
                            <w:lang w:eastAsia="de-DE" w:bidi="en-US"/>
                            <w14:ligatures w14:val="none"/>
                          </w:rPr>
                          <m:t>=1</m:t>
                        </m:r>
                      </m:sub>
                      <m:sup>
                        <m:r>
                          <w:rPr>
                            <w:rFonts w:ascii="Cambria Math" w:hAnsi="Cambria Math" w:cs="Times New Roman"/>
                            <w:snapToGrid w:val="0"/>
                            <w:spacing w:val="0"/>
                            <w:w w:val="100"/>
                            <w:sz w:val="20"/>
                            <w:szCs w:val="20"/>
                            <w:lang w:eastAsia="de-DE" w:bidi="en-US"/>
                            <w14:ligatures w14:val="none"/>
                          </w:rPr>
                          <m:t>K</m:t>
                        </m:r>
                      </m:sup>
                      <m:e>
                        <m:r>
                          <m:rPr>
                            <m:sty m:val="p"/>
                          </m:rPr>
                          <w:rPr>
                            <w:rFonts w:ascii="Cambria Math" w:hAnsi="Cambria Math" w:cs="Times New Roman"/>
                            <w:snapToGrid w:val="0"/>
                            <w:spacing w:val="0"/>
                            <w:w w:val="100"/>
                            <w:sz w:val="20"/>
                            <w:szCs w:val="20"/>
                            <w:lang w:eastAsia="de-DE" w:bidi="en-US"/>
                            <w14:ligatures w14:val="none"/>
                          </w:rPr>
                          <m:t>(</m:t>
                        </m:r>
                        <m:r>
                          <m:rPr>
                            <m:nor/>
                          </m:rPr>
                          <w:rPr>
                            <w:rFonts w:ascii="Palatino Linotype" w:hAnsi="Palatino Linotype" w:cs="Times New Roman"/>
                            <w:snapToGrid w:val="0"/>
                            <w:spacing w:val="0"/>
                            <w:w w:val="100"/>
                            <w:sz w:val="20"/>
                            <w:szCs w:val="20"/>
                            <w:lang w:eastAsia="de-DE" w:bidi="en-US"/>
                            <w14:ligatures w14:val="none"/>
                          </w:rPr>
                          <m:t>Precision@k</m:t>
                        </m:r>
                        <m:r>
                          <m:rPr>
                            <m:sty m:val="p"/>
                          </m:rPr>
                          <w:rPr>
                            <w:rFonts w:ascii="Cambria Math" w:hAnsi="Cambria Math" w:cs="Times New Roman"/>
                            <w:snapToGrid w:val="0"/>
                            <w:spacing w:val="0"/>
                            <w:w w:val="100"/>
                            <w:sz w:val="20"/>
                            <w:szCs w:val="20"/>
                            <w:lang w:eastAsia="de-DE" w:bidi="en-US"/>
                            <w14:ligatures w14:val="none"/>
                          </w:rPr>
                          <m:t>×</m:t>
                        </m:r>
                        <m:sSub>
                          <m:sSubPr>
                            <m:ctrlPr>
                              <w:rPr>
                                <w:rFonts w:ascii="Cambria Math" w:hAnsi="Cambria Math" w:cs="Times New Roman"/>
                                <w:snapToGrid w:val="0"/>
                                <w:spacing w:val="0"/>
                                <w:w w:val="100"/>
                                <w:sz w:val="20"/>
                                <w:szCs w:val="20"/>
                                <w:lang w:eastAsia="de-DE" w:bidi="en-US"/>
                                <w14:ligatures w14:val="none"/>
                              </w:rPr>
                            </m:ctrlPr>
                          </m:sSubPr>
                          <m:e>
                            <m:r>
                              <w:rPr>
                                <w:rFonts w:ascii="Cambria Math" w:hAnsi="Cambria Math" w:cs="Times New Roman"/>
                                <w:snapToGrid w:val="0"/>
                                <w:spacing w:val="0"/>
                                <w:w w:val="100"/>
                                <w:sz w:val="20"/>
                                <w:szCs w:val="20"/>
                                <w:lang w:eastAsia="de-DE" w:bidi="en-US"/>
                                <w14:ligatures w14:val="none"/>
                              </w:rPr>
                              <m:t>v</m:t>
                            </m:r>
                          </m:e>
                          <m:sub>
                            <m:r>
                              <w:rPr>
                                <w:rFonts w:ascii="Cambria Math" w:hAnsi="Cambria Math" w:cs="Times New Roman"/>
                                <w:snapToGrid w:val="0"/>
                                <w:spacing w:val="0"/>
                                <w:w w:val="100"/>
                                <w:sz w:val="20"/>
                                <w:szCs w:val="20"/>
                                <w:lang w:eastAsia="de-DE" w:bidi="en-US"/>
                                <w14:ligatures w14:val="none"/>
                              </w:rPr>
                              <m:t>k</m:t>
                            </m:r>
                          </m:sub>
                        </m:sSub>
                        <m:r>
                          <m:rPr>
                            <m:sty m:val="p"/>
                          </m:rPr>
                          <w:rPr>
                            <w:rFonts w:ascii="Cambria Math" w:hAnsi="Cambria Math" w:cs="Times New Roman"/>
                            <w:snapToGrid w:val="0"/>
                            <w:spacing w:val="0"/>
                            <w:w w:val="100"/>
                            <w:sz w:val="20"/>
                            <w:szCs w:val="20"/>
                            <w:lang w:eastAsia="de-DE" w:bidi="en-US"/>
                            <w14:ligatures w14:val="none"/>
                          </w:rPr>
                          <m:t>)</m:t>
                        </m:r>
                      </m:e>
                    </m:nary>
                  </m:num>
                  <m:den>
                    <m:r>
                      <m:rPr>
                        <m:nor/>
                      </m:rPr>
                      <w:rPr>
                        <w:rFonts w:ascii="Palatino Linotype" w:hAnsi="Palatino Linotype" w:cs="Times New Roman"/>
                        <w:snapToGrid w:val="0"/>
                        <w:spacing w:val="0"/>
                        <w:w w:val="100"/>
                        <w:sz w:val="20"/>
                        <w:szCs w:val="20"/>
                        <w:lang w:eastAsia="de-DE" w:bidi="en-US"/>
                        <w14:ligatures w14:val="none"/>
                      </w:rPr>
                      <m:t xml:space="preserve">Total number of relevant items in the top </m:t>
                    </m:r>
                    <m:r>
                      <w:rPr>
                        <w:rFonts w:ascii="Cambria Math" w:hAnsi="Cambria Math" w:cs="Times New Roman"/>
                        <w:snapToGrid w:val="0"/>
                        <w:spacing w:val="0"/>
                        <w:w w:val="100"/>
                        <w:sz w:val="20"/>
                        <w:szCs w:val="20"/>
                        <w:lang w:eastAsia="de-DE" w:bidi="en-US"/>
                        <w14:ligatures w14:val="none"/>
                      </w:rPr>
                      <m:t>K</m:t>
                    </m:r>
                    <m:r>
                      <m:rPr>
                        <m:nor/>
                      </m:rPr>
                      <w:rPr>
                        <w:rFonts w:ascii="Palatino Linotype" w:hAnsi="Palatino Linotype" w:cs="Times New Roman"/>
                        <w:snapToGrid w:val="0"/>
                        <w:spacing w:val="0"/>
                        <w:w w:val="100"/>
                        <w:sz w:val="20"/>
                        <w:szCs w:val="20"/>
                        <w:lang w:eastAsia="de-DE" w:bidi="en-US"/>
                        <w14:ligatures w14:val="none"/>
                      </w:rPr>
                      <m:t xml:space="preserve"> results</m:t>
                    </m:r>
                  </m:den>
                </m:f>
              </m:oMath>
            </m:oMathPara>
          </w:p>
          <w:p w14:paraId="7200E145" w14:textId="321CE64E" w:rsidR="00AD23D1" w:rsidRPr="00655E61" w:rsidRDefault="00AD23D1" w:rsidP="00AD23D1">
            <w:pPr>
              <w:pStyle w:val="MDPI42tablebody"/>
            </w:pPr>
            <w:proofErr w:type="spellStart"/>
            <m:oMathPara>
              <m:oMath>
                <m:r>
                  <m:rPr>
                    <m:nor/>
                  </m:rPr>
                  <m:t>Precision@k</m:t>
                </m:r>
                <w:proofErr w:type="spellEnd"/>
                <m:r>
                  <m:rPr>
                    <m:sty m:val="p"/>
                  </m:rPr>
                  <w:rPr>
                    <w:rFonts w:ascii="Cambria Math" w:hAnsi="Cambria Math"/>
                  </w:rPr>
                  <m:t>=</m:t>
                </m:r>
                <m:f>
                  <m:fPr>
                    <m:ctrlPr>
                      <w:rPr>
                        <w:rFonts w:ascii="Cambria Math" w:hAnsi="Cambria Math"/>
                      </w:rPr>
                    </m:ctrlPr>
                  </m:fPr>
                  <m:num>
                    <m:r>
                      <m:rPr>
                        <m:nor/>
                      </m:rPr>
                      <m:t>true positives@k</m:t>
                    </m:r>
                  </m:num>
                  <m:den>
                    <m:r>
                      <m:rPr>
                        <m:sty m:val="p"/>
                      </m:rPr>
                      <w:rPr>
                        <w:rFonts w:ascii="Cambria Math" w:hAnsi="Cambria Math"/>
                      </w:rPr>
                      <m:t>(</m:t>
                    </m:r>
                    <m:r>
                      <m:rPr>
                        <m:nor/>
                      </m:rPr>
                      <m:t>true positives@k</m:t>
                    </m:r>
                    <m:r>
                      <m:rPr>
                        <m:sty m:val="p"/>
                      </m:rPr>
                      <w:rPr>
                        <w:rFonts w:ascii="Cambria Math" w:hAnsi="Cambria Math"/>
                      </w:rPr>
                      <m:t>+</m:t>
                    </m:r>
                    <m:r>
                      <m:rPr>
                        <m:nor/>
                      </m:rPr>
                      <m:t>false positives@k</m:t>
                    </m:r>
                    <m:r>
                      <m:rPr>
                        <m:sty m:val="p"/>
                      </m:rPr>
                      <w:rPr>
                        <w:rFonts w:ascii="Cambria Math" w:hAnsi="Cambria Math"/>
                      </w:rPr>
                      <m:t>)</m:t>
                    </m:r>
                  </m:den>
                </m:f>
              </m:oMath>
            </m:oMathPara>
          </w:p>
        </w:tc>
      </w:tr>
      <w:tr w:rsidR="00AD23D1" w:rsidRPr="00655E61" w14:paraId="35F2A59B" w14:textId="77777777" w:rsidTr="00AD23D1">
        <w:trPr>
          <w:trHeight w:val="272"/>
          <w:jc w:val="center"/>
        </w:trPr>
        <w:tc>
          <w:tcPr>
            <w:tcW w:w="2552" w:type="dxa"/>
            <w:tcBorders>
              <w:top w:val="single" w:sz="4" w:space="0" w:color="auto"/>
            </w:tcBorders>
            <w:shd w:val="clear" w:color="auto" w:fill="auto"/>
            <w:vAlign w:val="center"/>
          </w:tcPr>
          <w:p w14:paraId="2A4BA3A6" w14:textId="19BC1508" w:rsidR="00AD23D1" w:rsidRPr="00655E61" w:rsidRDefault="00AD23D1" w:rsidP="00AD23D1">
            <w:pPr>
              <w:pStyle w:val="MDPI42tablebody"/>
            </w:pPr>
            <w:r w:rsidRPr="00AD23D1">
              <w:t>Context Recall</w:t>
            </w:r>
          </w:p>
        </w:tc>
        <w:tc>
          <w:tcPr>
            <w:tcW w:w="7915" w:type="dxa"/>
            <w:tcBorders>
              <w:top w:val="single" w:sz="4" w:space="0" w:color="auto"/>
            </w:tcBorders>
            <w:shd w:val="clear" w:color="auto" w:fill="auto"/>
            <w:vAlign w:val="center"/>
          </w:tcPr>
          <w:p w14:paraId="32D1CEAE" w14:textId="5F7F8D73" w:rsidR="00AD23D1" w:rsidRPr="00655E61" w:rsidRDefault="00AD23D1" w:rsidP="00AD23D1">
            <w:pPr>
              <w:pStyle w:val="MDPI42tablebody"/>
            </w:pPr>
            <m:oMathPara>
              <m:oMath>
                <m:r>
                  <m:rPr>
                    <m:nor/>
                  </m:rPr>
                  <m:t>context recall</m:t>
                </m:r>
                <m:r>
                  <m:rPr>
                    <m:sty m:val="p"/>
                  </m:rPr>
                  <w:rPr>
                    <w:rFonts w:ascii="Cambria Math" w:hAnsi="Cambria Math"/>
                  </w:rPr>
                  <m:t>=</m:t>
                </m:r>
                <m:f>
                  <m:fPr>
                    <m:ctrlPr>
                      <w:rPr>
                        <w:rFonts w:ascii="Cambria Math" w:hAnsi="Cambria Math"/>
                      </w:rPr>
                    </m:ctrlPr>
                  </m:fPr>
                  <m:num>
                    <m:r>
                      <m:rPr>
                        <m:sty m:val="p"/>
                      </m:rPr>
                      <w:rPr>
                        <w:rFonts w:ascii="Cambria Math" w:hAnsi="Cambria Math"/>
                      </w:rPr>
                      <m:t>|</m:t>
                    </m:r>
                    <w:commentRangeStart w:id="2296"/>
                    <m:r>
                      <m:rPr>
                        <m:nor/>
                      </m:rPr>
                      <m:t xml:space="preserve">GT </m:t>
                    </m:r>
                    <w:commentRangeEnd w:id="2296"/>
                    <m:r>
                      <m:rPr>
                        <m:sty m:val="p"/>
                      </m:rPr>
                      <w:rPr>
                        <w:rStyle w:val="CommentReference"/>
                        <w:rFonts w:eastAsia="SimSun"/>
                        <w:noProof/>
                        <w:snapToGrid/>
                        <w:lang w:eastAsia="zh-CN" w:bidi="ar-SA"/>
                      </w:rPr>
                      <w:commentReference w:id="2296"/>
                    </m:r>
                    <m:r>
                      <m:rPr>
                        <m:nor/>
                      </m:rPr>
                      <m:t>sentences that can be attributed to context</m:t>
                    </m:r>
                    <m:r>
                      <m:rPr>
                        <m:sty m:val="p"/>
                      </m:rPr>
                      <w:rPr>
                        <w:rFonts w:ascii="Cambria Math" w:hAnsi="Cambria Math"/>
                      </w:rPr>
                      <m:t>|</m:t>
                    </m:r>
                  </m:num>
                  <m:den>
                    <m:r>
                      <m:rPr>
                        <m:sty m:val="p"/>
                      </m:rPr>
                      <w:rPr>
                        <w:rFonts w:ascii="Cambria Math" w:hAnsi="Cambria Math"/>
                      </w:rPr>
                      <m:t>|</m:t>
                    </m:r>
                    <m:r>
                      <m:rPr>
                        <m:nor/>
                      </m:rPr>
                      <m:t>Number of sentences in GT</m:t>
                    </m:r>
                    <m:r>
                      <m:rPr>
                        <m:sty m:val="p"/>
                      </m:rPr>
                      <w:rPr>
                        <w:rFonts w:ascii="Cambria Math" w:hAnsi="Cambria Math"/>
                      </w:rPr>
                      <m:t>|</m:t>
                    </m:r>
                  </m:den>
                </m:f>
              </m:oMath>
            </m:oMathPara>
          </w:p>
        </w:tc>
      </w:tr>
    </w:tbl>
    <w:commentRangeStart w:id="2297"/>
    <w:p w14:paraId="503A3D93" w14:textId="13F5BD62" w:rsidR="00E914C1" w:rsidRDefault="00000000">
      <w:pPr>
        <w:pStyle w:val="MDPI43tablefooter"/>
        <w:rPr>
          <w:ins w:id="2298" w:author="Author"/>
        </w:rPr>
        <w:pPrChange w:id="2299" w:author="Author">
          <w:pPr>
            <w:pStyle w:val="MDPI31text"/>
            <w:spacing w:before="240"/>
          </w:pPr>
        </w:pPrChange>
      </w:pPr>
      <m:oMath>
        <m:sSub>
          <m:sSubPr>
            <m:ctrlPr>
              <w:ins w:id="2300" w:author="Author">
                <w:rPr>
                  <w:rFonts w:ascii="Cambria Math" w:hAnsi="Cambria Math"/>
                </w:rPr>
              </w:ins>
            </m:ctrlPr>
          </m:sSubPr>
          <m:e>
            <m:r>
              <w:ins w:id="2301" w:author="Author">
                <w:rPr>
                  <w:rFonts w:ascii="Cambria Math" w:hAnsi="Cambria Math"/>
                </w:rPr>
                <m:t>E</m:t>
              </w:ins>
            </m:r>
          </m:e>
          <m:sub>
            <m:sSub>
              <m:sSubPr>
                <m:ctrlPr>
                  <w:ins w:id="2302" w:author="Author">
                    <w:rPr>
                      <w:rFonts w:ascii="Cambria Math" w:hAnsi="Cambria Math"/>
                    </w:rPr>
                  </w:ins>
                </m:ctrlPr>
              </m:sSubPr>
              <m:e>
                <m:r>
                  <w:ins w:id="2303" w:author="Author">
                    <w:rPr>
                      <w:rFonts w:ascii="Cambria Math" w:hAnsi="Cambria Math"/>
                    </w:rPr>
                    <m:t>g</m:t>
                  </w:ins>
                </m:r>
              </m:e>
              <m:sub>
                <m:r>
                  <w:ins w:id="2304" w:author="Author">
                    <w:rPr>
                      <w:rFonts w:ascii="Cambria Math" w:hAnsi="Cambria Math"/>
                    </w:rPr>
                    <m:t>i</m:t>
                  </w:ins>
                </m:r>
              </m:sub>
            </m:sSub>
          </m:sub>
        </m:sSub>
      </m:oMath>
      <w:ins w:id="2305" w:author="Author">
        <w:r w:rsidR="00E914C1" w:rsidRPr="00AD23D1">
          <w:t xml:space="preserve"> </w:t>
        </w:r>
        <w:r w:rsidR="00E914C1">
          <w:t xml:space="preserve">is the </w:t>
        </w:r>
        <w:r w:rsidR="00E914C1" w:rsidRPr="00AD23D1">
          <w:t xml:space="preserve">embedding of generated question </w:t>
        </w:r>
      </w:ins>
      <m:oMath>
        <m:r>
          <w:ins w:id="2306" w:author="Author">
            <w:rPr>
              <w:rFonts w:ascii="Cambria Math" w:hAnsi="Cambria Math"/>
            </w:rPr>
            <m:t>i</m:t>
          </w:ins>
        </m:r>
      </m:oMath>
      <w:ins w:id="2307" w:author="Author">
        <w:r w:rsidR="00E914C1">
          <w:t>,</w:t>
        </w:r>
        <w:r w:rsidR="00E914C1" w:rsidRPr="00AD23D1">
          <w:t xml:space="preserve"> </w:t>
        </w:r>
      </w:ins>
      <m:oMath>
        <m:r>
          <w:ins w:id="2308" w:author="Author">
            <w:rPr>
              <w:rFonts w:ascii="Cambria Math" w:hAnsi="Cambria Math"/>
            </w:rPr>
            <m:t>N</m:t>
          </w:ins>
        </m:r>
      </m:oMath>
      <w:ins w:id="2309" w:author="Author">
        <w:r w:rsidR="00E914C1" w:rsidRPr="00AD23D1">
          <w:t xml:space="preserve"> </w:t>
        </w:r>
        <w:r w:rsidR="00E914C1">
          <w:t xml:space="preserve">is the total number of </w:t>
        </w:r>
        <w:r w:rsidR="00E914C1" w:rsidRPr="00AD23D1">
          <w:t xml:space="preserve">generated questions, </w:t>
        </w:r>
      </w:ins>
      <m:oMath>
        <m:sSub>
          <m:sSubPr>
            <m:ctrlPr>
              <w:ins w:id="2310" w:author="Author">
                <w:rPr>
                  <w:rFonts w:ascii="Cambria Math" w:hAnsi="Cambria Math"/>
                </w:rPr>
              </w:ins>
            </m:ctrlPr>
          </m:sSubPr>
          <m:e>
            <m:r>
              <w:ins w:id="2311" w:author="Author">
                <w:rPr>
                  <w:rFonts w:ascii="Cambria Math" w:hAnsi="Cambria Math"/>
                </w:rPr>
                <m:t>E</m:t>
              </w:ins>
            </m:r>
          </m:e>
          <m:sub>
            <m:r>
              <w:ins w:id="2312" w:author="Author">
                <w:rPr>
                  <w:rFonts w:ascii="Cambria Math" w:hAnsi="Cambria Math"/>
                </w:rPr>
                <m:t>o</m:t>
              </w:ins>
            </m:r>
          </m:sub>
        </m:sSub>
      </m:oMath>
      <w:ins w:id="2313" w:author="Author">
        <w:r w:rsidR="00E914C1" w:rsidRPr="00AD23D1">
          <w:t xml:space="preserve"> is the embedding value for the original question</w:t>
        </w:r>
        <w:r w:rsidR="00E914C1">
          <w:t>, and</w:t>
        </w:r>
        <w:r w:rsidR="00E914C1" w:rsidRPr="00E914C1">
          <w:t xml:space="preserve"> </w:t>
        </w:r>
        <w:r w:rsidR="00E914C1">
          <w:t>k</w:t>
        </w:r>
        <w:r w:rsidR="00E914C1" w:rsidRPr="00E914C1">
          <w:t xml:space="preserve"> is the total number of chunks.</w:t>
        </w:r>
        <w:commentRangeEnd w:id="2297"/>
        <w:r w:rsidR="00E914C1">
          <w:rPr>
            <w:rStyle w:val="CommentReference"/>
            <w:rFonts w:eastAsia="SimSun" w:cs="Times New Roman"/>
            <w:noProof/>
            <w:lang w:eastAsia="zh-CN" w:bidi="ar-SA"/>
          </w:rPr>
          <w:commentReference w:id="2297"/>
        </w:r>
      </w:ins>
    </w:p>
    <w:p w14:paraId="3F75F453" w14:textId="0B297355" w:rsidR="00AD23D1" w:rsidDel="00E914C1" w:rsidRDefault="00AD23D1" w:rsidP="00AD23D1">
      <w:pPr>
        <w:pStyle w:val="MDPI31text"/>
        <w:spacing w:before="240"/>
        <w:rPr>
          <w:del w:id="2314" w:author="Author"/>
        </w:rPr>
      </w:pPr>
      <w:del w:id="2315" w:author="Author">
        <w:r w:rsidRPr="00AD23D1" w:rsidDel="00E914C1">
          <w:delText>In Table 1, t</w:delText>
        </w:r>
      </w:del>
      <w:ins w:id="2316" w:author="Author">
        <w:r w:rsidR="00E914C1">
          <w:t>T</w:t>
        </w:r>
      </w:ins>
      <w:r w:rsidRPr="00AD23D1">
        <w:t xml:space="preserve">he </w:t>
      </w:r>
      <w:ins w:id="2317" w:author="Author">
        <w:r w:rsidR="00E914C1">
          <w:t>f</w:t>
        </w:r>
      </w:ins>
      <w:del w:id="2318" w:author="Author">
        <w:r w:rsidRPr="00AD23D1" w:rsidDel="00E914C1">
          <w:delText>F</w:delText>
        </w:r>
      </w:del>
      <w:r w:rsidRPr="00AD23D1">
        <w:t xml:space="preserve">aithfulness metric evaluates </w:t>
      </w:r>
      <w:del w:id="2319" w:author="Author">
        <w:r w:rsidRPr="00AD23D1" w:rsidDel="00E914C1">
          <w:delText xml:space="preserve">how </w:delText>
        </w:r>
      </w:del>
      <w:ins w:id="2320" w:author="Author">
        <w:r w:rsidR="00E914C1">
          <w:t>the consistency of</w:t>
        </w:r>
      </w:ins>
      <w:del w:id="2321" w:author="Author">
        <w:r w:rsidRPr="00AD23D1" w:rsidDel="00E914C1">
          <w:delText>consistently</w:delText>
        </w:r>
      </w:del>
      <w:r w:rsidRPr="00AD23D1">
        <w:t xml:space="preserve"> </w:t>
      </w:r>
      <w:ins w:id="2322" w:author="Author">
        <w:del w:id="2323" w:author="Author">
          <w:r w:rsidRPr="00AD23D1" w:rsidDel="00E914C1">
            <w:delText>a</w:delText>
          </w:r>
        </w:del>
        <w:r w:rsidR="00E914C1">
          <w:t>the</w:t>
        </w:r>
      </w:ins>
      <w:del w:id="2324" w:author="Author">
        <w:r w:rsidRPr="00AD23D1">
          <w:delText>the</w:delText>
        </w:r>
      </w:del>
      <w:r w:rsidRPr="00AD23D1">
        <w:t xml:space="preserve"> generated answer</w:t>
      </w:r>
      <w:ins w:id="2325" w:author="Author">
        <w:r w:rsidR="00E914C1">
          <w:t>s for</w:t>
        </w:r>
      </w:ins>
      <w:r w:rsidRPr="00AD23D1">
        <w:t xml:space="preserve"> provid</w:t>
      </w:r>
      <w:ins w:id="2326" w:author="Author">
        <w:r w:rsidR="00E914C1">
          <w:t>ing</w:t>
        </w:r>
      </w:ins>
      <w:del w:id="2327" w:author="Author">
        <w:r w:rsidRPr="00AD23D1" w:rsidDel="00E914C1">
          <w:delText>es</w:delText>
        </w:r>
      </w:del>
      <w:ins w:id="2328" w:author="Author">
        <w:r w:rsidR="00E914C1">
          <w:t xml:space="preserve"> relevant</w:t>
        </w:r>
      </w:ins>
      <w:r w:rsidRPr="00AD23D1">
        <w:t xml:space="preserve"> information based on </w:t>
      </w:r>
      <w:ins w:id="2329" w:author="Author">
        <w:del w:id="2330" w:author="Author">
          <w:r w:rsidRPr="00AD23D1" w:rsidDel="00E914C1">
            <w:delText>a</w:delText>
          </w:r>
        </w:del>
      </w:ins>
      <w:del w:id="2331" w:author="Author">
        <w:r w:rsidRPr="00AD23D1" w:rsidDel="00E914C1">
          <w:delText>the</w:delText>
        </w:r>
      </w:del>
      <w:ins w:id="2332" w:author="Author">
        <w:r w:rsidR="00E914C1">
          <w:t>the</w:t>
        </w:r>
      </w:ins>
      <w:r w:rsidRPr="00AD23D1">
        <w:t xml:space="preserve"> given context. It is calculated by comparing the generated answer </w:t>
      </w:r>
      <w:ins w:id="2333" w:author="Author">
        <w:r w:rsidRPr="00AD23D1">
          <w:t>with</w:t>
        </w:r>
      </w:ins>
      <w:del w:id="2334" w:author="Author">
        <w:r w:rsidRPr="00AD23D1">
          <w:delText>to</w:delText>
        </w:r>
      </w:del>
      <w:r w:rsidRPr="00AD23D1">
        <w:t xml:space="preserve"> the context, with a higher probability </w:t>
      </w:r>
      <w:del w:id="2335" w:author="Author">
        <w:r w:rsidRPr="00AD23D1" w:rsidDel="00E914C1">
          <w:delText xml:space="preserve">value </w:delText>
        </w:r>
      </w:del>
      <w:r w:rsidRPr="00AD23D1">
        <w:t xml:space="preserve">indicating a more reliable answer. To calculate </w:t>
      </w:r>
      <w:ins w:id="2336" w:author="Author">
        <w:del w:id="2337" w:author="Author">
          <w:r w:rsidRPr="00AD23D1" w:rsidDel="00E914C1">
            <w:delText>this</w:delText>
          </w:r>
        </w:del>
        <w:r w:rsidR="00E914C1">
          <w:t>faithfulness</w:t>
        </w:r>
      </w:ins>
      <w:del w:id="2338" w:author="Author">
        <w:r w:rsidRPr="00AD23D1">
          <w:delText>it</w:delText>
        </w:r>
      </w:del>
      <w:r w:rsidRPr="00AD23D1">
        <w:t xml:space="preserve">, </w:t>
      </w:r>
      <w:del w:id="2339" w:author="Author">
        <w:r w:rsidRPr="00AD23D1" w:rsidDel="00E914C1">
          <w:delText xml:space="preserve">we first identify </w:delText>
        </w:r>
      </w:del>
      <w:r w:rsidRPr="00AD23D1">
        <w:t>a set of assertions in the generated answer</w:t>
      </w:r>
      <w:del w:id="2340" w:author="Author">
        <w:r w:rsidRPr="00AD23D1">
          <w:delText>,</w:delText>
        </w:r>
      </w:del>
      <w:r w:rsidRPr="00AD23D1">
        <w:t xml:space="preserve"> </w:t>
      </w:r>
      <w:ins w:id="2341" w:author="Author">
        <w:r w:rsidR="00E914C1">
          <w:t xml:space="preserve">is first identified </w:t>
        </w:r>
      </w:ins>
      <w:r w:rsidRPr="00AD23D1">
        <w:t xml:space="preserve">and then </w:t>
      </w:r>
      <w:del w:id="2342" w:author="Author">
        <w:r w:rsidRPr="00AD23D1" w:rsidDel="00E914C1">
          <w:delText xml:space="preserve">cross-check </w:delText>
        </w:r>
      </w:del>
      <w:r w:rsidRPr="00AD23D1">
        <w:t xml:space="preserve">each assertion </w:t>
      </w:r>
      <w:ins w:id="2343" w:author="Author">
        <w:r w:rsidR="00E914C1">
          <w:t xml:space="preserve">is </w:t>
        </w:r>
        <w:r w:rsidR="00E914C1" w:rsidRPr="00AD23D1">
          <w:t>crosscheck</w:t>
        </w:r>
        <w:r w:rsidR="00E914C1">
          <w:t>ed</w:t>
        </w:r>
        <w:r w:rsidR="00E914C1" w:rsidRPr="00AD23D1">
          <w:t xml:space="preserve"> </w:t>
        </w:r>
      </w:ins>
      <w:r w:rsidRPr="00AD23D1">
        <w:t xml:space="preserve">against the given context to determine </w:t>
      </w:r>
      <w:commentRangeStart w:id="2344"/>
      <w:ins w:id="2345" w:author="Author">
        <w:r w:rsidRPr="00AD23D1">
          <w:t>whether</w:t>
        </w:r>
      </w:ins>
      <w:del w:id="2346" w:author="Author">
        <w:r w:rsidRPr="00AD23D1">
          <w:delText>if</w:delText>
        </w:r>
      </w:del>
      <w:r w:rsidRPr="00AD23D1">
        <w:t xml:space="preserve"> </w:t>
      </w:r>
      <w:commentRangeEnd w:id="2344"/>
      <w:r w:rsidR="00E914C1">
        <w:rPr>
          <w:rStyle w:val="CommentReference"/>
          <w:rFonts w:eastAsia="SimSun"/>
          <w:noProof/>
          <w:snapToGrid/>
          <w:lang w:eastAsia="zh-CN" w:bidi="ar-SA"/>
        </w:rPr>
        <w:commentReference w:id="2344"/>
      </w:r>
      <w:r w:rsidRPr="00AD23D1">
        <w:t>the assertion</w:t>
      </w:r>
      <w:ins w:id="2347" w:author="Author">
        <w:r w:rsidR="00E914C1">
          <w:t>s</w:t>
        </w:r>
      </w:ins>
      <w:r w:rsidRPr="00AD23D1">
        <w:t xml:space="preserve"> can be inferred from the context.</w:t>
      </w:r>
    </w:p>
    <w:p w14:paraId="6359C71A" w14:textId="77777777" w:rsidR="00E914C1" w:rsidRPr="00AD23D1" w:rsidRDefault="00E914C1" w:rsidP="00AD23D1">
      <w:pPr>
        <w:pStyle w:val="MDPI31text"/>
        <w:spacing w:before="240"/>
        <w:rPr>
          <w:ins w:id="2348" w:author="Author"/>
        </w:rPr>
      </w:pPr>
    </w:p>
    <w:p w14:paraId="2B2AE97F" w14:textId="6E5C91C1" w:rsidR="00AD23D1" w:rsidRPr="00AD23D1" w:rsidDel="00E914C1" w:rsidRDefault="00AD23D1" w:rsidP="00AD23D1">
      <w:pPr>
        <w:pStyle w:val="MDPI31text"/>
        <w:spacing w:before="240"/>
        <w:rPr>
          <w:del w:id="2349" w:author="Author"/>
        </w:rPr>
      </w:pPr>
    </w:p>
    <w:p w14:paraId="284C82B5" w14:textId="6F316019" w:rsidR="00AD23D1" w:rsidDel="00E914C1" w:rsidRDefault="00AD23D1" w:rsidP="00AD23D1">
      <w:pPr>
        <w:pStyle w:val="MDPI31text"/>
        <w:spacing w:before="240"/>
        <w:rPr>
          <w:del w:id="2350" w:author="Author"/>
        </w:rPr>
      </w:pPr>
      <w:r w:rsidRPr="00AD23D1">
        <w:t>Answer relevanc</w:t>
      </w:r>
      <w:ins w:id="2351" w:author="Author">
        <w:r w:rsidRPr="00AD23D1">
          <w:t>e</w:t>
        </w:r>
      </w:ins>
      <w:del w:id="2352" w:author="Author">
        <w:r w:rsidRPr="00AD23D1">
          <w:delText>y</w:delText>
        </w:r>
      </w:del>
      <w:r w:rsidRPr="00AD23D1">
        <w:t xml:space="preserve"> </w:t>
      </w:r>
      <w:del w:id="2353" w:author="Author">
        <w:r w:rsidRPr="00AD23D1" w:rsidDel="00E914C1">
          <w:delText xml:space="preserve">measures </w:delText>
        </w:r>
      </w:del>
      <w:ins w:id="2354" w:author="Author">
        <w:r w:rsidR="00E914C1">
          <w:t>indicates</w:t>
        </w:r>
        <w:r w:rsidR="00E914C1" w:rsidRPr="00AD23D1">
          <w:t xml:space="preserve"> </w:t>
        </w:r>
        <w:r w:rsidRPr="00AD23D1">
          <w:t>the</w:t>
        </w:r>
      </w:ins>
      <w:del w:id="2355" w:author="Author">
        <w:r w:rsidRPr="00AD23D1">
          <w:delText>how</w:delText>
        </w:r>
      </w:del>
      <w:r w:rsidRPr="00AD23D1">
        <w:t xml:space="preserve"> relevan</w:t>
      </w:r>
      <w:ins w:id="2356" w:author="Author">
        <w:r w:rsidRPr="00AD23D1">
          <w:t>ce</w:t>
        </w:r>
      </w:ins>
      <w:del w:id="2357" w:author="Author">
        <w:r w:rsidRPr="00AD23D1">
          <w:delText>t</w:delText>
        </w:r>
      </w:del>
      <w:r w:rsidRPr="00AD23D1">
        <w:t xml:space="preserve"> </w:t>
      </w:r>
      <w:ins w:id="2358" w:author="Author">
        <w:r w:rsidRPr="00AD23D1">
          <w:t xml:space="preserve">of </w:t>
        </w:r>
      </w:ins>
      <w:r w:rsidRPr="00AD23D1">
        <w:t xml:space="preserve">the generated answer </w:t>
      </w:r>
      <w:del w:id="2359" w:author="Author">
        <w:r w:rsidRPr="00AD23D1">
          <w:delText xml:space="preserve">is </w:delText>
        </w:r>
      </w:del>
      <w:r w:rsidRPr="00AD23D1">
        <w:t xml:space="preserve">to </w:t>
      </w:r>
      <w:ins w:id="2360" w:author="Author">
        <w:r w:rsidRPr="00AD23D1">
          <w:t>an</w:t>
        </w:r>
      </w:ins>
      <w:del w:id="2361" w:author="Author">
        <w:r w:rsidRPr="00AD23D1">
          <w:delText>the</w:delText>
        </w:r>
      </w:del>
      <w:r w:rsidRPr="00AD23D1">
        <w:t xml:space="preserve"> </w:t>
      </w:r>
      <w:del w:id="2362" w:author="Author">
        <w:r w:rsidRPr="00AD23D1">
          <w:delText xml:space="preserve">question </w:delText>
        </w:r>
      </w:del>
      <w:r w:rsidRPr="00AD23D1">
        <w:t>initially posed</w:t>
      </w:r>
      <w:ins w:id="2363" w:author="Author">
        <w:r w:rsidRPr="00AD23D1">
          <w:t xml:space="preserve"> question</w:t>
        </w:r>
      </w:ins>
      <w:r w:rsidRPr="00AD23D1">
        <w:t xml:space="preserve">. </w:t>
      </w:r>
      <w:del w:id="2364" w:author="Author">
        <w:r w:rsidRPr="00AD23D1" w:rsidDel="00E914C1">
          <w:delText>This metric</w:delText>
        </w:r>
      </w:del>
      <w:ins w:id="2365" w:author="Author">
        <w:r w:rsidR="00E914C1">
          <w:t>It</w:t>
        </w:r>
      </w:ins>
      <w:r w:rsidRPr="00AD23D1">
        <w:t xml:space="preserve"> </w:t>
      </w:r>
      <w:del w:id="2366" w:author="Author">
        <w:r w:rsidRPr="00AD23D1" w:rsidDel="00E914C1">
          <w:delText>analy</w:delText>
        </w:r>
        <w:r w:rsidRPr="00AD23D1">
          <w:delText>z</w:delText>
        </w:r>
        <w:r w:rsidRPr="00AD23D1" w:rsidDel="00E914C1">
          <w:delText>es</w:delText>
        </w:r>
      </w:del>
      <w:ins w:id="2367" w:author="Author">
        <w:r w:rsidR="00E914C1">
          <w:t>evaluates</w:t>
        </w:r>
      </w:ins>
      <w:r w:rsidRPr="00AD23D1">
        <w:t xml:space="preserve"> the extent to which the answer meets the requirements of the question, with a high score </w:t>
      </w:r>
      <w:ins w:id="2368" w:author="Author">
        <w:r w:rsidRPr="00AD23D1">
          <w:t xml:space="preserve">indicating </w:t>
        </w:r>
        <w:del w:id="2369" w:author="Author">
          <w:r w:rsidRPr="00AD23D1" w:rsidDel="00E914C1">
            <w:delText>that</w:delText>
          </w:r>
        </w:del>
      </w:ins>
      <w:del w:id="2370" w:author="Author">
        <w:r w:rsidRPr="00AD23D1" w:rsidDel="00E914C1">
          <w:delText xml:space="preserve">if it provides </w:delText>
        </w:r>
      </w:del>
      <w:r w:rsidRPr="00AD23D1">
        <w:t xml:space="preserve">a complete and clear answer to a given question without redundant or unnecessary information. To calculate </w:t>
      </w:r>
      <w:ins w:id="2371" w:author="Author">
        <w:del w:id="2372" w:author="Author">
          <w:r w:rsidRPr="00AD23D1" w:rsidDel="00E914C1">
            <w:delText>a</w:delText>
          </w:r>
        </w:del>
      </w:ins>
      <w:del w:id="2373" w:author="Author">
        <w:r w:rsidRPr="00AD23D1" w:rsidDel="00E914C1">
          <w:delText>Answer relevance</w:delText>
        </w:r>
      </w:del>
      <w:ins w:id="2374" w:author="Author">
        <w:r w:rsidR="00E914C1">
          <w:t>this</w:t>
        </w:r>
      </w:ins>
      <w:r w:rsidRPr="00AD23D1">
        <w:t>, we use</w:t>
      </w:r>
      <w:ins w:id="2375" w:author="Author">
        <w:r w:rsidRPr="00AD23D1">
          <w:t>d</w:t>
        </w:r>
      </w:ins>
      <w:r w:rsidRPr="00AD23D1">
        <w:t xml:space="preserve"> </w:t>
      </w:r>
      <w:ins w:id="2376" w:author="Author">
        <w:r w:rsidR="00E914C1">
          <w:t xml:space="preserve">the </w:t>
        </w:r>
      </w:ins>
      <w:r w:rsidRPr="00AD23D1">
        <w:t xml:space="preserve">LLM to generate multiple </w:t>
      </w:r>
      <w:ins w:id="2377" w:author="Author">
        <w:r w:rsidR="00E914C1">
          <w:t xml:space="preserve">appropriate </w:t>
        </w:r>
      </w:ins>
      <w:r w:rsidRPr="00AD23D1">
        <w:t xml:space="preserve">questions </w:t>
      </w:r>
      <w:del w:id="2378" w:author="Author">
        <w:r w:rsidRPr="00AD23D1" w:rsidDel="00E914C1">
          <w:delText xml:space="preserve">that </w:delText>
        </w:r>
      </w:del>
      <w:ins w:id="2379" w:author="Author">
        <w:del w:id="2380" w:author="Author">
          <w:r w:rsidRPr="00AD23D1" w:rsidDel="00E914C1">
            <w:delText>we</w:delText>
          </w:r>
        </w:del>
      </w:ins>
      <w:del w:id="2381" w:author="Author">
        <w:r w:rsidRPr="00AD23D1" w:rsidDel="00E914C1">
          <w:delText xml:space="preserve">are appropriate </w:delText>
        </w:r>
      </w:del>
      <w:r w:rsidRPr="00AD23D1">
        <w:t>for the generated answers</w:t>
      </w:r>
      <w:del w:id="2382" w:author="Author">
        <w:r w:rsidRPr="00AD23D1" w:rsidDel="00E914C1">
          <w:delText xml:space="preserve">. </w:delText>
        </w:r>
      </w:del>
      <w:ins w:id="2383" w:author="Author">
        <w:r w:rsidR="00E914C1">
          <w:t xml:space="preserve"> and evaluated</w:t>
        </w:r>
        <w:r w:rsidR="00E914C1" w:rsidRPr="00AD23D1">
          <w:t xml:space="preserve"> </w:t>
        </w:r>
      </w:ins>
      <w:del w:id="2384" w:author="Author">
        <w:r w:rsidRPr="00AD23D1" w:rsidDel="00E914C1">
          <w:delText>T</w:delText>
        </w:r>
      </w:del>
      <w:ins w:id="2385" w:author="Author">
        <w:r w:rsidR="00E914C1">
          <w:t>t</w:t>
        </w:r>
      </w:ins>
      <w:r w:rsidRPr="00AD23D1">
        <w:t>he</w:t>
      </w:r>
      <w:ins w:id="2386" w:author="Author">
        <w:r w:rsidR="00E914C1">
          <w:t>ir</w:t>
        </w:r>
      </w:ins>
      <w:r w:rsidRPr="00AD23D1">
        <w:t xml:space="preserve"> relevance </w:t>
      </w:r>
      <w:del w:id="2387" w:author="Author">
        <w:r w:rsidRPr="00AD23D1" w:rsidDel="00E914C1">
          <w:delText>of the answer</w:delText>
        </w:r>
      </w:del>
      <w:ins w:id="2388" w:author="Author">
        <w:del w:id="2389" w:author="Author">
          <w:r w:rsidRPr="00AD23D1" w:rsidDel="00E914C1">
            <w:delText>s</w:delText>
          </w:r>
        </w:del>
      </w:ins>
      <w:del w:id="2390" w:author="Author">
        <w:r w:rsidRPr="00AD23D1" w:rsidDel="00E914C1">
          <w:delText xml:space="preserve"> </w:delText>
        </w:r>
      </w:del>
      <w:ins w:id="2391" w:author="Author">
        <w:del w:id="2392" w:author="Author">
          <w:r w:rsidRPr="00AD23D1" w:rsidDel="00E914C1">
            <w:delText>wa</w:delText>
          </w:r>
        </w:del>
      </w:ins>
      <w:del w:id="2393" w:author="Author">
        <w:r w:rsidRPr="00AD23D1" w:rsidDel="00E914C1">
          <w:delText xml:space="preserve">is </w:delText>
        </w:r>
        <w:r w:rsidRPr="00AD23D1">
          <w:delText xml:space="preserve">then </w:delText>
        </w:r>
        <w:r w:rsidRPr="00AD23D1" w:rsidDel="00E914C1">
          <w:delText xml:space="preserve">evaluated </w:delText>
        </w:r>
      </w:del>
      <w:r w:rsidRPr="00AD23D1">
        <w:t>by measuring the average cosine similarity between the</w:t>
      </w:r>
      <w:del w:id="2394" w:author="Author">
        <w:r w:rsidRPr="00AD23D1">
          <w:delText>se</w:delText>
        </w:r>
      </w:del>
      <w:r w:rsidRPr="00AD23D1">
        <w:t xml:space="preserve"> generated </w:t>
      </w:r>
      <w:commentRangeStart w:id="2395"/>
      <w:del w:id="2396" w:author="Author">
        <w:r w:rsidRPr="00AD23D1">
          <w:delText xml:space="preserve">questions </w:delText>
        </w:r>
      </w:del>
      <w:commentRangeEnd w:id="2395"/>
      <w:r w:rsidRPr="00AD23D1">
        <w:commentReference w:id="2395"/>
      </w:r>
      <w:r w:rsidRPr="00AD23D1">
        <w:t xml:space="preserve">and </w:t>
      </w:r>
      <w:del w:id="2397" w:author="Author">
        <w:r w:rsidRPr="00AD23D1">
          <w:delText xml:space="preserve">the </w:delText>
        </w:r>
      </w:del>
      <w:r w:rsidRPr="00AD23D1">
        <w:t>original question</w:t>
      </w:r>
      <w:ins w:id="2398" w:author="Author">
        <w:r w:rsidRPr="00AD23D1">
          <w:t>s</w:t>
        </w:r>
      </w:ins>
      <w:r w:rsidRPr="00AD23D1">
        <w:t>.</w:t>
      </w:r>
    </w:p>
    <w:p w14:paraId="20DE530B" w14:textId="77777777" w:rsidR="00E914C1" w:rsidRPr="00AD23D1" w:rsidRDefault="00E914C1">
      <w:pPr>
        <w:pStyle w:val="MDPI31text"/>
        <w:rPr>
          <w:ins w:id="2399" w:author="Author"/>
        </w:rPr>
        <w:pPrChange w:id="2400" w:author="Author">
          <w:pPr>
            <w:pStyle w:val="MDPI31text"/>
            <w:spacing w:before="240"/>
          </w:pPr>
        </w:pPrChange>
      </w:pPr>
    </w:p>
    <w:p w14:paraId="1A3F1DDE" w14:textId="63CD01BB" w:rsidR="00AD23D1" w:rsidRPr="00AD23D1" w:rsidDel="00E914C1" w:rsidRDefault="00000000">
      <w:pPr>
        <w:pStyle w:val="MDPI31text"/>
        <w:rPr>
          <w:del w:id="2401" w:author="Author"/>
        </w:rPr>
        <w:pPrChange w:id="2402" w:author="Author">
          <w:pPr>
            <w:pStyle w:val="MDPI31text"/>
            <w:spacing w:before="240"/>
          </w:pPr>
        </w:pPrChange>
      </w:pPr>
      <m:oMath>
        <m:sSub>
          <m:sSubPr>
            <m:ctrlPr>
              <w:del w:id="2403" w:author="Author">
                <w:rPr>
                  <w:rFonts w:ascii="Cambria Math" w:hAnsi="Cambria Math"/>
                </w:rPr>
              </w:del>
            </m:ctrlPr>
          </m:sSubPr>
          <m:e>
            <m:r>
              <w:del w:id="2404" w:author="Author">
                <w:rPr>
                  <w:rFonts w:ascii="Cambria Math" w:hAnsi="Cambria Math"/>
                </w:rPr>
                <m:t>E</m:t>
              </w:del>
            </m:r>
          </m:e>
          <m:sub>
            <m:sSub>
              <m:sSubPr>
                <m:ctrlPr>
                  <w:del w:id="2405" w:author="Author">
                    <w:rPr>
                      <w:rFonts w:ascii="Cambria Math" w:hAnsi="Cambria Math"/>
                    </w:rPr>
                  </w:del>
                </m:ctrlPr>
              </m:sSubPr>
              <m:e>
                <m:r>
                  <w:del w:id="2406" w:author="Author">
                    <w:rPr>
                      <w:rFonts w:ascii="Cambria Math" w:hAnsi="Cambria Math"/>
                    </w:rPr>
                    <m:t>g</m:t>
                  </w:del>
                </m:r>
              </m:e>
              <m:sub>
                <m:r>
                  <w:del w:id="2407" w:author="Author">
                    <w:rPr>
                      <w:rFonts w:ascii="Cambria Math" w:hAnsi="Cambria Math"/>
                    </w:rPr>
                    <m:t>i</m:t>
                  </w:del>
                </m:r>
              </m:sub>
            </m:sSub>
          </m:sub>
        </m:sSub>
      </m:oMath>
      <w:del w:id="2408" w:author="Author">
        <w:r w:rsidR="00AD23D1" w:rsidRPr="00AD23D1" w:rsidDel="00E914C1">
          <w:delText xml:space="preserve"> is an embedding of </w:delText>
        </w:r>
        <w:r w:rsidR="00AD23D1" w:rsidRPr="00AD23D1">
          <w:delText xml:space="preserve">the </w:delText>
        </w:r>
        <w:r w:rsidR="00AD23D1" w:rsidRPr="00AD23D1" w:rsidDel="00E914C1">
          <w:delText xml:space="preserve">generated question </w:delText>
        </w:r>
      </w:del>
      <m:oMath>
        <m:r>
          <w:del w:id="2409" w:author="Author">
            <w:rPr>
              <w:rFonts w:ascii="Cambria Math" w:hAnsi="Cambria Math"/>
            </w:rPr>
            <m:t>i</m:t>
          </w:del>
        </m:r>
      </m:oMath>
      <w:del w:id="2410" w:author="Author">
        <w:r w:rsidR="00AD23D1" w:rsidRPr="00AD23D1" w:rsidDel="00E914C1">
          <w:delText xml:space="preserve"> and </w:delText>
        </w:r>
      </w:del>
      <m:oMath>
        <m:r>
          <w:del w:id="2411" w:author="Author">
            <w:rPr>
              <w:rFonts w:ascii="Cambria Math" w:hAnsi="Cambria Math"/>
            </w:rPr>
            <m:t>N</m:t>
          </w:del>
        </m:r>
      </m:oMath>
      <w:del w:id="2412" w:author="Author">
        <w:r w:rsidR="00AD23D1" w:rsidRPr="00AD23D1" w:rsidDel="00E914C1">
          <w:delText xml:space="preserve"> number of generated questions</w:delText>
        </w:r>
      </w:del>
      <w:commentRangeStart w:id="2413"/>
      <w:ins w:id="2414" w:author="Author">
        <w:del w:id="2415" w:author="Author">
          <w:r w:rsidR="00AD23D1" w:rsidRPr="00AD23D1" w:rsidDel="00E914C1">
            <w:delText>, and</w:delText>
          </w:r>
        </w:del>
      </w:ins>
      <w:commentRangeEnd w:id="2413"/>
      <w:del w:id="2416" w:author="Author">
        <w:r w:rsidR="00AD23D1" w:rsidRPr="00AD23D1" w:rsidDel="00E914C1">
          <w:commentReference w:id="2413"/>
        </w:r>
        <w:r w:rsidR="00AD23D1" w:rsidRPr="00AD23D1" w:rsidDel="00E914C1">
          <w:delText xml:space="preserve"> </w:delText>
        </w:r>
      </w:del>
      <m:oMath>
        <m:sSub>
          <m:sSubPr>
            <m:ctrlPr>
              <w:del w:id="2417" w:author="Author">
                <w:rPr>
                  <w:rFonts w:ascii="Cambria Math" w:hAnsi="Cambria Math"/>
                </w:rPr>
              </w:del>
            </m:ctrlPr>
          </m:sSubPr>
          <m:e>
            <m:r>
              <w:del w:id="2418" w:author="Author">
                <w:rPr>
                  <w:rFonts w:ascii="Cambria Math" w:hAnsi="Cambria Math"/>
                </w:rPr>
                <m:t>E</m:t>
              </w:del>
            </m:r>
          </m:e>
          <m:sub>
            <m:r>
              <w:del w:id="2419" w:author="Author">
                <w:rPr>
                  <w:rFonts w:ascii="Cambria Math" w:hAnsi="Cambria Math"/>
                </w:rPr>
                <m:t>o</m:t>
              </w:del>
            </m:r>
          </m:sub>
        </m:sSub>
      </m:oMath>
      <w:del w:id="2420" w:author="Author">
        <w:r w:rsidR="00AD23D1" w:rsidRPr="00AD23D1" w:rsidDel="00E914C1">
          <w:delText xml:space="preserve"> is the embedding value for the original question.</w:delText>
        </w:r>
      </w:del>
    </w:p>
    <w:p w14:paraId="02698566" w14:textId="206A67D4" w:rsidR="00AD23D1" w:rsidRPr="00AD23D1" w:rsidDel="00E914C1" w:rsidRDefault="00AD23D1">
      <w:pPr>
        <w:pStyle w:val="MDPI31text"/>
        <w:rPr>
          <w:del w:id="2421" w:author="Author"/>
        </w:rPr>
        <w:pPrChange w:id="2422" w:author="Author">
          <w:pPr>
            <w:pStyle w:val="MDPI31text"/>
            <w:spacing w:before="240"/>
          </w:pPr>
        </w:pPrChange>
      </w:pPr>
      <w:del w:id="2423" w:author="Author">
        <w:r w:rsidRPr="00AD23D1" w:rsidDel="00E914C1">
          <w:delText xml:space="preserve">The </w:delText>
        </w:r>
      </w:del>
      <w:r w:rsidRPr="00AD23D1">
        <w:t xml:space="preserve">Context precision </w:t>
      </w:r>
      <w:del w:id="2424" w:author="Author">
        <w:r w:rsidRPr="00AD23D1" w:rsidDel="00E914C1">
          <w:delText>metric measures</w:delText>
        </w:r>
      </w:del>
      <w:ins w:id="2425" w:author="Author">
        <w:r w:rsidR="00E914C1">
          <w:t>indicates</w:t>
        </w:r>
      </w:ins>
      <w:r w:rsidRPr="00AD23D1">
        <w:t xml:space="preserve"> the percentage of retrieved documents </w:t>
      </w:r>
      <w:del w:id="2426" w:author="Author">
        <w:r w:rsidRPr="00AD23D1">
          <w:delText xml:space="preserve">that actually </w:delText>
        </w:r>
      </w:del>
      <w:r w:rsidRPr="00AD23D1">
        <w:t>contain</w:t>
      </w:r>
      <w:ins w:id="2427" w:author="Author">
        <w:r w:rsidRPr="00AD23D1">
          <w:t>ing</w:t>
        </w:r>
      </w:ins>
      <w:r w:rsidRPr="00AD23D1">
        <w:t xml:space="preserve"> content relevant to </w:t>
      </w:r>
      <w:ins w:id="2428" w:author="Author">
        <w:r w:rsidRPr="00AD23D1">
          <w:t>a</w:t>
        </w:r>
      </w:ins>
      <w:del w:id="2429" w:author="Author">
        <w:r w:rsidRPr="00AD23D1">
          <w:delText>the</w:delText>
        </w:r>
      </w:del>
      <w:r w:rsidRPr="00AD23D1">
        <w:t xml:space="preserve"> question. </w:t>
      </w:r>
      <w:del w:id="2430" w:author="Author">
        <w:r w:rsidRPr="00AD23D1" w:rsidDel="00E914C1">
          <w:delText>This metric</w:delText>
        </w:r>
      </w:del>
      <w:ins w:id="2431" w:author="Author">
        <w:r w:rsidR="00E914C1">
          <w:t>It is used to</w:t>
        </w:r>
      </w:ins>
      <w:r w:rsidRPr="00AD23D1">
        <w:t xml:space="preserve"> evaluate</w:t>
      </w:r>
      <w:del w:id="2432" w:author="Author">
        <w:r w:rsidRPr="00AD23D1" w:rsidDel="00E914C1">
          <w:delText>s</w:delText>
        </w:r>
      </w:del>
      <w:r w:rsidRPr="00AD23D1">
        <w:t xml:space="preserve"> </w:t>
      </w:r>
      <w:ins w:id="2433" w:author="Author">
        <w:r w:rsidRPr="00AD23D1">
          <w:t xml:space="preserve">the accuracy with which </w:t>
        </w:r>
      </w:ins>
      <w:del w:id="2434" w:author="Author">
        <w:r w:rsidRPr="00AD23D1">
          <w:delText xml:space="preserve">how accurately </w:delText>
        </w:r>
      </w:del>
      <w:ins w:id="2435" w:author="Author">
        <w:r w:rsidRPr="00AD23D1">
          <w:t>a</w:t>
        </w:r>
      </w:ins>
      <w:del w:id="2436" w:author="Author">
        <w:r w:rsidRPr="00AD23D1">
          <w:delText>the</w:delText>
        </w:r>
      </w:del>
      <w:r w:rsidRPr="00AD23D1">
        <w:t xml:space="preserve"> search system curates and presents relevant documents to users.</w:t>
      </w:r>
      <w:ins w:id="2437" w:author="Author">
        <w:r w:rsidR="00E914C1">
          <w:t xml:space="preserve"> </w:t>
        </w:r>
      </w:ins>
    </w:p>
    <w:p w14:paraId="252F52ED" w14:textId="3DB96C22" w:rsidR="00AD23D1" w:rsidRPr="00AD23D1" w:rsidDel="00E914C1" w:rsidRDefault="00AD23D1">
      <w:pPr>
        <w:pStyle w:val="MDPI31text"/>
        <w:rPr>
          <w:del w:id="2438" w:author="Author"/>
        </w:rPr>
        <w:pPrChange w:id="2439" w:author="Author">
          <w:pPr>
            <w:pStyle w:val="MDPI31text"/>
            <w:spacing w:before="240"/>
          </w:pPr>
        </w:pPrChange>
      </w:pPr>
      <m:oMath>
        <m:r>
          <w:del w:id="2440" w:author="Author">
            <m:rPr>
              <m:nor/>
            </m:rPr>
            <m:t>k</m:t>
          </w:del>
        </m:r>
      </m:oMath>
      <w:del w:id="2441" w:author="Author">
        <w:r w:rsidRPr="00AD23D1" w:rsidDel="00E914C1">
          <w:delText xml:space="preserve"> The value is the total number of chunks.</w:delText>
        </w:r>
      </w:del>
    </w:p>
    <w:p w14:paraId="06C3F32E" w14:textId="631D7184" w:rsidR="00565EF9" w:rsidRDefault="00AD23D1">
      <w:pPr>
        <w:pStyle w:val="MDPI31text"/>
        <w:pPrChange w:id="2442" w:author="Author">
          <w:pPr>
            <w:pStyle w:val="MDPI31text"/>
            <w:spacing w:before="240"/>
          </w:pPr>
        </w:pPrChange>
      </w:pPr>
      <w:del w:id="2443" w:author="Author">
        <w:r w:rsidRPr="00AD23D1" w:rsidDel="00E914C1">
          <w:delText xml:space="preserve">The </w:delText>
        </w:r>
      </w:del>
      <w:r w:rsidRPr="00AD23D1">
        <w:t xml:space="preserve">Context recall </w:t>
      </w:r>
      <w:del w:id="2444" w:author="Author">
        <w:r w:rsidRPr="00AD23D1" w:rsidDel="00E914C1">
          <w:delText xml:space="preserve">metric </w:delText>
        </w:r>
        <w:r w:rsidRPr="00AD23D1">
          <w:delText xml:space="preserve">evaluates how </w:delText>
        </w:r>
      </w:del>
      <w:r w:rsidRPr="00AD23D1">
        <w:t>comprehensively</w:t>
      </w:r>
      <w:ins w:id="2445" w:author="Author">
        <w:r w:rsidRPr="00AD23D1">
          <w:t xml:space="preserve"> evaluates </w:t>
        </w:r>
        <w:r w:rsidR="006B5C4B">
          <w:t>whether</w:t>
        </w:r>
      </w:ins>
      <w:r w:rsidRPr="00AD23D1">
        <w:t xml:space="preserve"> the retrieved documents contain the information </w:t>
      </w:r>
      <w:ins w:id="2446" w:author="Author">
        <w:r w:rsidRPr="00AD23D1">
          <w:t>required</w:t>
        </w:r>
      </w:ins>
      <w:del w:id="2447" w:author="Author">
        <w:r w:rsidRPr="00AD23D1">
          <w:delText>needed</w:delText>
        </w:r>
      </w:del>
      <w:r w:rsidRPr="00AD23D1">
        <w:t xml:space="preserve"> to formulate </w:t>
      </w:r>
      <w:del w:id="2448" w:author="Author">
        <w:r w:rsidRPr="00AD23D1" w:rsidDel="006B5C4B">
          <w:delText xml:space="preserve">an </w:delText>
        </w:r>
      </w:del>
      <w:ins w:id="2449" w:author="Author">
        <w:r w:rsidR="006B5C4B">
          <w:t>the</w:t>
        </w:r>
        <w:r w:rsidR="006B5C4B" w:rsidRPr="00AD23D1">
          <w:t xml:space="preserve"> </w:t>
        </w:r>
      </w:ins>
      <w:r w:rsidRPr="00AD23D1">
        <w:t xml:space="preserve">answer to a given question. </w:t>
      </w:r>
      <w:del w:id="2450" w:author="Author">
        <w:r w:rsidRPr="00AD23D1" w:rsidDel="006B5C4B">
          <w:delText>This metric</w:delText>
        </w:r>
      </w:del>
      <w:ins w:id="2451" w:author="Author">
        <w:r w:rsidR="006B5C4B">
          <w:t>It</w:t>
        </w:r>
      </w:ins>
      <w:r w:rsidRPr="00AD23D1">
        <w:t xml:space="preserve"> evaluates the performance of the search system during </w:t>
      </w:r>
      <w:del w:id="2452" w:author="Author">
        <w:r w:rsidRPr="00AD23D1" w:rsidDel="006B5C4B">
          <w:delText xml:space="preserve">the </w:delText>
        </w:r>
      </w:del>
      <w:r w:rsidRPr="00AD23D1">
        <w:t xml:space="preserve">document retrieval </w:t>
      </w:r>
      <w:del w:id="2453" w:author="Author">
        <w:r w:rsidRPr="00AD23D1" w:rsidDel="006B5C4B">
          <w:delText xml:space="preserve">process </w:delText>
        </w:r>
      </w:del>
      <w:r w:rsidRPr="00AD23D1">
        <w:t xml:space="preserve">by </w:t>
      </w:r>
      <w:del w:id="2454" w:author="Author">
        <w:r w:rsidRPr="00AD23D1" w:rsidDel="006B5C4B">
          <w:delText xml:space="preserve">measuring </w:delText>
        </w:r>
      </w:del>
      <w:ins w:id="2455" w:author="Author">
        <w:r w:rsidR="006B5C4B">
          <w:t>assessing</w:t>
        </w:r>
        <w:r w:rsidR="006B5C4B" w:rsidRPr="00AD23D1">
          <w:t xml:space="preserve"> </w:t>
        </w:r>
      </w:ins>
      <w:r w:rsidRPr="00AD23D1">
        <w:t>whether the document contains sufficient background information and the correct answer</w:t>
      </w:r>
      <w:ins w:id="2456" w:author="Author">
        <w:del w:id="2457" w:author="Author">
          <w:r w:rsidRPr="00AD23D1" w:rsidDel="006B5C4B">
            <w:delText>s</w:delText>
          </w:r>
        </w:del>
      </w:ins>
      <w:r w:rsidRPr="00AD23D1">
        <w:t xml:space="preserve"> to the question</w:t>
      </w:r>
      <w:r w:rsidR="00565EF9">
        <w:t>.</w:t>
      </w:r>
    </w:p>
    <w:p w14:paraId="2654D6DF" w14:textId="77ADD991" w:rsidR="00565EF9" w:rsidRPr="001F31D1" w:rsidRDefault="00860247" w:rsidP="00565EF9">
      <w:pPr>
        <w:pStyle w:val="MDPI22heading2"/>
        <w:spacing w:before="240"/>
      </w:pPr>
      <w:r>
        <w:t>4</w:t>
      </w:r>
      <w:r w:rsidR="00565EF9" w:rsidRPr="001F31D1">
        <w:t>.</w:t>
      </w:r>
      <w:r w:rsidR="00565EF9">
        <w:t>2</w:t>
      </w:r>
      <w:r w:rsidR="00565EF9" w:rsidRPr="001F31D1">
        <w:t xml:space="preserve">. </w:t>
      </w:r>
      <w:del w:id="2458" w:author="Author">
        <w:r w:rsidRPr="00860247" w:rsidDel="006B5C4B">
          <w:delText xml:space="preserve">Setting up an </w:delText>
        </w:r>
      </w:del>
      <w:r w:rsidRPr="00860247">
        <w:t xml:space="preserve">Experimental </w:t>
      </w:r>
      <w:del w:id="2459" w:author="Author">
        <w:r w:rsidRPr="00860247" w:rsidDel="006B5C4B">
          <w:delText>Environment</w:delText>
        </w:r>
      </w:del>
      <w:ins w:id="2460" w:author="Author">
        <w:r w:rsidR="006B5C4B">
          <w:t>Setup</w:t>
        </w:r>
      </w:ins>
    </w:p>
    <w:p w14:paraId="1FC3F478" w14:textId="2976D299" w:rsidR="00565EF9" w:rsidRDefault="0005605B" w:rsidP="00565EF9">
      <w:pPr>
        <w:pStyle w:val="MDPI31text"/>
      </w:pPr>
      <w:r w:rsidRPr="0005605B">
        <w:t xml:space="preserve">The data used in the experiment </w:t>
      </w:r>
      <w:del w:id="2461" w:author="Author">
        <w:r w:rsidRPr="0005605B" w:rsidDel="00FB48EA">
          <w:delText xml:space="preserve">was </w:delText>
        </w:r>
      </w:del>
      <w:ins w:id="2462" w:author="Author">
        <w:r w:rsidR="00FB48EA">
          <w:t>were</w:t>
        </w:r>
        <w:r w:rsidR="00FB48EA" w:rsidRPr="0005605B">
          <w:t xml:space="preserve"> </w:t>
        </w:r>
      </w:ins>
      <w:r w:rsidRPr="0005605B">
        <w:t xml:space="preserve">evaluated </w:t>
      </w:r>
      <w:del w:id="2463" w:author="Author">
        <w:r w:rsidRPr="0005605B" w:rsidDel="00FB48EA">
          <w:delText>by storing</w:delText>
        </w:r>
      </w:del>
      <w:ins w:id="2464" w:author="Author">
        <w:r w:rsidR="00FB48EA">
          <w:t>using</w:t>
        </w:r>
      </w:ins>
      <w:r w:rsidRPr="0005605B">
        <w:t xml:space="preserve"> the common</w:t>
      </w:r>
      <w:del w:id="2465" w:author="Author">
        <w:r w:rsidRPr="0005605B" w:rsidDel="00FB48EA">
          <w:delText xml:space="preserve"> </w:delText>
        </w:r>
      </w:del>
      <w:r w:rsidRPr="0005605B">
        <w:t xml:space="preserve">sense dataset provided by </w:t>
      </w:r>
      <w:proofErr w:type="spellStart"/>
      <w:r w:rsidRPr="0005605B">
        <w:t>AIHub</w:t>
      </w:r>
      <w:proofErr w:type="spellEnd"/>
      <w:r w:rsidRPr="0005605B">
        <w:t xml:space="preserve"> [32] </w:t>
      </w:r>
      <w:del w:id="2466" w:author="Author">
        <w:r w:rsidRPr="0005605B" w:rsidDel="00FB48EA">
          <w:delText xml:space="preserve">in </w:delText>
        </w:r>
      </w:del>
      <w:ins w:id="2467" w:author="Author">
        <w:r w:rsidR="00FB48EA">
          <w:t>as</w:t>
        </w:r>
        <w:r w:rsidR="00FB48EA" w:rsidRPr="0005605B">
          <w:t xml:space="preserve"> </w:t>
        </w:r>
      </w:ins>
      <w:r w:rsidRPr="0005605B">
        <w:t>the personalized database of 'Tag</w:t>
      </w:r>
      <w:del w:id="2468" w:author="Author">
        <w:r w:rsidRPr="0005605B" w:rsidDel="00FB48EA">
          <w:delText>ging</w:delText>
        </w:r>
      </w:del>
      <w:r w:rsidRPr="0005605B">
        <w:t xml:space="preserve"> Box</w:t>
      </w:r>
      <w:ins w:id="2469" w:author="Author">
        <w:r w:rsidRPr="0005605B">
          <w:t>.</w:t>
        </w:r>
        <w:r w:rsidR="00FB48EA">
          <w:t>”</w:t>
        </w:r>
        <w:del w:id="2470" w:author="Author">
          <w:r w:rsidRPr="0005605B" w:rsidDel="00FB48EA">
            <w:delText xml:space="preserve"> ’</w:delText>
          </w:r>
        </w:del>
      </w:ins>
      <w:del w:id="2471" w:author="Author">
        <w:r w:rsidRPr="0005605B">
          <w:delText>'.</w:delText>
        </w:r>
      </w:del>
      <w:r w:rsidRPr="0005605B">
        <w:t xml:space="preserve"> This dataset </w:t>
      </w:r>
      <w:del w:id="2472" w:author="Author">
        <w:r w:rsidRPr="0005605B" w:rsidDel="00FB48EA">
          <w:delText>consist</w:delText>
        </w:r>
      </w:del>
      <w:ins w:id="2473" w:author="Author">
        <w:del w:id="2474" w:author="Author">
          <w:r w:rsidRPr="0005605B">
            <w:delText>s</w:delText>
          </w:r>
        </w:del>
      </w:ins>
      <w:del w:id="2475" w:author="Author">
        <w:r w:rsidRPr="0005605B" w:rsidDel="00FB48EA">
          <w:delText>ed of</w:delText>
        </w:r>
      </w:del>
      <w:ins w:id="2476" w:author="Author">
        <w:r w:rsidR="00FB48EA">
          <w:t>comprises</w:t>
        </w:r>
      </w:ins>
      <w:r w:rsidRPr="0005605B">
        <w:t xml:space="preserve"> 100 </w:t>
      </w:r>
      <w:commentRangeStart w:id="2477"/>
      <w:ins w:id="2478" w:author="Author">
        <w:r w:rsidR="00FB48EA">
          <w:t>“</w:t>
        </w:r>
      </w:ins>
      <w:del w:id="2479" w:author="Author">
        <w:r w:rsidRPr="0005605B" w:rsidDel="00FB48EA">
          <w:delText>'</w:delText>
        </w:r>
      </w:del>
      <w:r w:rsidRPr="0005605B">
        <w:t>Question</w:t>
      </w:r>
      <w:del w:id="2480" w:author="Author">
        <w:r w:rsidRPr="0005605B" w:rsidDel="00FB48EA">
          <w:delText>',</w:delText>
        </w:r>
      </w:del>
      <w:ins w:id="2481" w:author="Author">
        <w:r w:rsidR="00FB48EA">
          <w:t>,”</w:t>
        </w:r>
      </w:ins>
      <w:r w:rsidRPr="0005605B">
        <w:t xml:space="preserve"> </w:t>
      </w:r>
      <w:del w:id="2482" w:author="Author">
        <w:r w:rsidRPr="0005605B" w:rsidDel="00FB48EA">
          <w:delText>'</w:delText>
        </w:r>
      </w:del>
      <w:ins w:id="2483" w:author="Author">
        <w:r w:rsidR="00FB48EA">
          <w:t>“</w:t>
        </w:r>
      </w:ins>
      <w:proofErr w:type="spellStart"/>
      <w:r w:rsidRPr="0005605B">
        <w:t>Ground_Truth</w:t>
      </w:r>
      <w:commentRangeStart w:id="2484"/>
      <w:proofErr w:type="spellEnd"/>
      <w:del w:id="2485" w:author="Author">
        <w:r w:rsidRPr="0005605B" w:rsidDel="00FB48EA">
          <w:delText>',</w:delText>
        </w:r>
      </w:del>
      <w:ins w:id="2486" w:author="Author">
        <w:r w:rsidR="00FB48EA">
          <w:t>,”</w:t>
        </w:r>
        <w:commentRangeEnd w:id="2484"/>
        <w:r w:rsidR="00AA06CA">
          <w:rPr>
            <w:rStyle w:val="CommentReference"/>
            <w:rFonts w:eastAsia="SimSun"/>
            <w:noProof/>
            <w:snapToGrid/>
            <w:lang w:eastAsia="zh-CN" w:bidi="ar-SA"/>
          </w:rPr>
          <w:commentReference w:id="2484"/>
        </w:r>
      </w:ins>
      <w:r w:rsidRPr="0005605B">
        <w:t xml:space="preserve"> and </w:t>
      </w:r>
      <w:ins w:id="2487" w:author="Author">
        <w:r w:rsidR="00FB48EA">
          <w:t>“</w:t>
        </w:r>
      </w:ins>
      <w:del w:id="2488" w:author="Author">
        <w:r w:rsidRPr="0005605B" w:rsidDel="00FB48EA">
          <w:delText>'</w:delText>
        </w:r>
      </w:del>
      <w:r w:rsidRPr="0005605B">
        <w:t>Context</w:t>
      </w:r>
      <w:ins w:id="2489" w:author="Author">
        <w:r w:rsidR="00FB48EA">
          <w:t>”</w:t>
        </w:r>
        <w:commentRangeEnd w:id="2477"/>
        <w:r w:rsidR="00AA06CA">
          <w:rPr>
            <w:rStyle w:val="CommentReference"/>
            <w:rFonts w:eastAsia="SimSun"/>
            <w:noProof/>
            <w:snapToGrid/>
            <w:lang w:eastAsia="zh-CN" w:bidi="ar-SA"/>
          </w:rPr>
          <w:commentReference w:id="2477"/>
        </w:r>
      </w:ins>
      <w:del w:id="2490" w:author="Author">
        <w:r w:rsidRPr="0005605B" w:rsidDel="00FB48EA">
          <w:delText>'</w:delText>
        </w:r>
      </w:del>
      <w:r w:rsidRPr="0005605B">
        <w:t xml:space="preserve"> items</w:t>
      </w:r>
      <w:ins w:id="2491" w:author="Author">
        <w:r w:rsidR="00AA06CA">
          <w:t xml:space="preserve"> and</w:t>
        </w:r>
      </w:ins>
      <w:del w:id="2492" w:author="Author">
        <w:r w:rsidRPr="0005605B" w:rsidDel="00AA06CA">
          <w:delText>. The dataset</w:delText>
        </w:r>
      </w:del>
      <w:r w:rsidRPr="0005605B">
        <w:t xml:space="preserve"> is organized into</w:t>
      </w:r>
      <w:del w:id="2493" w:author="Author">
        <w:r w:rsidRPr="0005605B" w:rsidDel="00AA06CA">
          <w:delText xml:space="preserve"> three main columns: 'Question',</w:delText>
        </w:r>
      </w:del>
      <w:ins w:id="2494" w:author="Author">
        <w:del w:id="2495" w:author="Author">
          <w:r w:rsidRPr="0005605B" w:rsidDel="00AA06CA">
            <w:delText>’ ‘</w:delText>
          </w:r>
        </w:del>
      </w:ins>
      <w:del w:id="2496" w:author="Author">
        <w:r w:rsidRPr="0005605B" w:rsidDel="00AA06CA">
          <w:delText xml:space="preserve"> 'Ground_Truth',</w:delText>
        </w:r>
      </w:del>
      <w:ins w:id="2497" w:author="Author">
        <w:del w:id="2498" w:author="Author">
          <w:r w:rsidRPr="0005605B" w:rsidDel="00AA06CA">
            <w:delText>’</w:delText>
          </w:r>
        </w:del>
      </w:ins>
      <w:del w:id="2499" w:author="Author">
        <w:r w:rsidRPr="0005605B" w:rsidDel="00AA06CA">
          <w:delText xml:space="preserve"> and 'Context</w:delText>
        </w:r>
      </w:del>
      <w:ins w:id="2500" w:author="Author">
        <w:r w:rsidR="00AA06CA">
          <w:t xml:space="preserve"> three columns with these headings</w:t>
        </w:r>
        <w:r w:rsidRPr="0005605B">
          <w:t xml:space="preserve">. </w:t>
        </w:r>
        <w:del w:id="2501" w:author="Author">
          <w:r w:rsidRPr="0005605B" w:rsidDel="00AA06CA">
            <w:delText>’</w:delText>
          </w:r>
        </w:del>
      </w:ins>
      <w:del w:id="2502" w:author="Author">
        <w:r w:rsidRPr="0005605B">
          <w:delText>'.</w:delText>
        </w:r>
        <w:r w:rsidRPr="0005605B" w:rsidDel="00AA06CA">
          <w:delText xml:space="preserve"> </w:delText>
        </w:r>
      </w:del>
      <w:r w:rsidRPr="0005605B">
        <w:t xml:space="preserve">The </w:t>
      </w:r>
      <w:ins w:id="2503" w:author="Author">
        <w:r w:rsidR="00AA06CA">
          <w:t>“</w:t>
        </w:r>
      </w:ins>
      <w:del w:id="2504" w:author="Author">
        <w:r w:rsidRPr="0005605B" w:rsidDel="00AA06CA">
          <w:delText>'</w:delText>
        </w:r>
      </w:del>
      <w:r w:rsidRPr="0005605B">
        <w:t>Question</w:t>
      </w:r>
      <w:ins w:id="2505" w:author="Author">
        <w:r w:rsidR="00AA06CA">
          <w:t>”</w:t>
        </w:r>
      </w:ins>
      <w:del w:id="2506" w:author="Author">
        <w:r w:rsidRPr="0005605B" w:rsidDel="00AA06CA">
          <w:delText>'</w:delText>
        </w:r>
      </w:del>
      <w:r w:rsidRPr="0005605B">
        <w:t xml:space="preserve"> column contains the questions generated for the experiment, </w:t>
      </w:r>
      <w:del w:id="2507" w:author="Author">
        <w:r w:rsidRPr="0005605B" w:rsidDel="00AA06CA">
          <w:delText xml:space="preserve">while </w:delText>
        </w:r>
      </w:del>
      <w:ins w:id="2508" w:author="Author">
        <w:r w:rsidR="00AA06CA">
          <w:t>whereas</w:t>
        </w:r>
        <w:r w:rsidR="00AA06CA" w:rsidRPr="0005605B">
          <w:t xml:space="preserve"> </w:t>
        </w:r>
      </w:ins>
      <w:r w:rsidRPr="0005605B">
        <w:t xml:space="preserve">the </w:t>
      </w:r>
      <w:del w:id="2509" w:author="Author">
        <w:r w:rsidRPr="0005605B" w:rsidDel="00AA06CA">
          <w:delText>'</w:delText>
        </w:r>
      </w:del>
      <w:ins w:id="2510" w:author="Author">
        <w:r w:rsidR="00AA06CA">
          <w:t>“</w:t>
        </w:r>
      </w:ins>
      <w:proofErr w:type="spellStart"/>
      <w:r w:rsidRPr="0005605B">
        <w:t>Ground_Truth</w:t>
      </w:r>
      <w:proofErr w:type="spellEnd"/>
      <w:ins w:id="2511" w:author="Author">
        <w:r w:rsidR="00AA06CA">
          <w:t>”</w:t>
        </w:r>
      </w:ins>
      <w:del w:id="2512" w:author="Author">
        <w:r w:rsidRPr="0005605B" w:rsidDel="00AA06CA">
          <w:delText>'</w:delText>
        </w:r>
      </w:del>
      <w:r w:rsidRPr="0005605B">
        <w:t xml:space="preserve"> column </w:t>
      </w:r>
      <w:del w:id="2513" w:author="Author">
        <w:r w:rsidRPr="0005605B" w:rsidDel="00AA06CA">
          <w:delText xml:space="preserve">records </w:delText>
        </w:r>
      </w:del>
      <w:ins w:id="2514" w:author="Author">
        <w:r w:rsidR="00AA06CA">
          <w:t>contains</w:t>
        </w:r>
        <w:r w:rsidR="00AA06CA" w:rsidRPr="0005605B">
          <w:t xml:space="preserve"> </w:t>
        </w:r>
      </w:ins>
      <w:r w:rsidRPr="0005605B">
        <w:t xml:space="preserve">the actual fact-based correct answers to each question. The </w:t>
      </w:r>
      <w:ins w:id="2515" w:author="Author">
        <w:r w:rsidR="00AA06CA">
          <w:t>“</w:t>
        </w:r>
      </w:ins>
      <w:del w:id="2516" w:author="Author">
        <w:r w:rsidRPr="0005605B" w:rsidDel="00AA06CA">
          <w:delText>'</w:delText>
        </w:r>
      </w:del>
      <w:r w:rsidRPr="0005605B">
        <w:t>Context</w:t>
      </w:r>
      <w:ins w:id="2517" w:author="Author">
        <w:r w:rsidR="00AA06CA">
          <w:t>”</w:t>
        </w:r>
      </w:ins>
      <w:del w:id="2518" w:author="Author">
        <w:r w:rsidRPr="0005605B" w:rsidDel="00AA06CA">
          <w:delText>'</w:delText>
        </w:r>
      </w:del>
      <w:r w:rsidRPr="0005605B">
        <w:t xml:space="preserve"> column </w:t>
      </w:r>
      <w:del w:id="2519" w:author="Author">
        <w:r w:rsidRPr="0005605B" w:rsidDel="00AA06CA">
          <w:delText xml:space="preserve">is </w:delText>
        </w:r>
      </w:del>
      <w:ins w:id="2520" w:author="Author">
        <w:r w:rsidR="00AA06CA">
          <w:t>comprises</w:t>
        </w:r>
        <w:r w:rsidR="00AA06CA" w:rsidRPr="0005605B">
          <w:t xml:space="preserve"> </w:t>
        </w:r>
      </w:ins>
      <w:del w:id="2521" w:author="Author">
        <w:r w:rsidRPr="0005605B" w:rsidDel="00AA06CA">
          <w:delText xml:space="preserve">the </w:delText>
        </w:r>
      </w:del>
      <w:r w:rsidRPr="0005605B">
        <w:t>textual data stored by users</w:t>
      </w:r>
      <w:del w:id="2522" w:author="Author">
        <w:r w:rsidRPr="0005605B" w:rsidDel="00AA06CA">
          <w:delText>, which</w:delText>
        </w:r>
      </w:del>
      <w:ins w:id="2523" w:author="Author">
        <w:r w:rsidR="00AA06CA">
          <w:t xml:space="preserve"> and</w:t>
        </w:r>
      </w:ins>
      <w:r w:rsidRPr="0005605B">
        <w:t xml:space="preserve"> serves as the basis </w:t>
      </w:r>
      <w:commentRangeStart w:id="2524"/>
      <w:r w:rsidRPr="0005605B">
        <w:t>for the questions and answers.</w:t>
      </w:r>
      <w:commentRangeEnd w:id="2524"/>
      <w:r w:rsidR="00AA06CA">
        <w:rPr>
          <w:rStyle w:val="CommentReference"/>
          <w:rFonts w:eastAsia="SimSun"/>
          <w:noProof/>
          <w:snapToGrid/>
          <w:lang w:eastAsia="zh-CN" w:bidi="ar-SA"/>
        </w:rPr>
        <w:commentReference w:id="2524"/>
      </w:r>
      <w:r w:rsidRPr="0005605B">
        <w:t xml:space="preserve"> The context</w:t>
      </w:r>
      <w:ins w:id="2525" w:author="Author">
        <w:r w:rsidR="00AA06CA">
          <w:t>s listed</w:t>
        </w:r>
      </w:ins>
      <w:r w:rsidRPr="0005605B">
        <w:t xml:space="preserve"> in Table 2 </w:t>
      </w:r>
      <w:ins w:id="2526" w:author="Author">
        <w:del w:id="2527" w:author="Author">
          <w:r w:rsidRPr="0005605B" w:rsidDel="00AA06CA">
            <w:delText>presents</w:delText>
          </w:r>
        </w:del>
      </w:ins>
      <w:del w:id="2528" w:author="Author">
        <w:r w:rsidRPr="0005605B" w:rsidDel="00AA06CA">
          <w:delText>shows</w:delText>
        </w:r>
      </w:del>
      <w:ins w:id="2529" w:author="Author">
        <w:r w:rsidR="00AA06CA">
          <w:t>are</w:t>
        </w:r>
      </w:ins>
      <w:r w:rsidRPr="0005605B">
        <w:t xml:space="preserve"> </w:t>
      </w:r>
      <w:del w:id="2530" w:author="Author">
        <w:r w:rsidRPr="0005605B" w:rsidDel="00AA06CA">
          <w:delText xml:space="preserve">another </w:delText>
        </w:r>
      </w:del>
      <w:r w:rsidRPr="0005605B">
        <w:t>example</w:t>
      </w:r>
      <w:ins w:id="2531" w:author="Author">
        <w:r w:rsidR="00AA06CA">
          <w:t>s</w:t>
        </w:r>
      </w:ins>
      <w:r w:rsidRPr="0005605B">
        <w:t xml:space="preserve"> of</w:t>
      </w:r>
      <w:ins w:id="2532" w:author="Author">
        <w:r w:rsidR="00AA06CA">
          <w:t xml:space="preserve"> those in</w:t>
        </w:r>
      </w:ins>
      <w:r w:rsidRPr="0005605B">
        <w:t xml:space="preserve"> a personalized document</w:t>
      </w:r>
      <w:del w:id="2533" w:author="Author">
        <w:r w:rsidRPr="0005605B">
          <w:delText>, this one</w:delText>
        </w:r>
      </w:del>
      <w:r w:rsidRPr="0005605B">
        <w:t xml:space="preserve"> describing the ancient walls surrounding Jinju</w:t>
      </w:r>
      <w:ins w:id="2534" w:author="Author">
        <w:r w:rsidR="00AA06CA">
          <w:t>;</w:t>
        </w:r>
      </w:ins>
      <w:del w:id="2535" w:author="Author">
        <w:r w:rsidRPr="0005605B">
          <w:delText xml:space="preserve"> City</w:delText>
        </w:r>
        <w:r w:rsidRPr="0005605B" w:rsidDel="00AA06CA">
          <w:delText>.</w:delText>
        </w:r>
      </w:del>
      <w:r w:rsidRPr="0005605B">
        <w:t xml:space="preserve"> </w:t>
      </w:r>
      <w:ins w:id="2536" w:author="Author">
        <w:r w:rsidR="00AA06CA">
          <w:t>t</w:t>
        </w:r>
      </w:ins>
      <w:del w:id="2537" w:author="Author">
        <w:r w:rsidRPr="0005605B" w:rsidDel="00AA06CA">
          <w:delText>T</w:delText>
        </w:r>
      </w:del>
      <w:r w:rsidRPr="0005605B">
        <w:t>his document is stored in a personalized database. Based on this</w:t>
      </w:r>
      <w:del w:id="2538" w:author="Author">
        <w:r w:rsidRPr="0005605B" w:rsidDel="00AA06CA">
          <w:delText xml:space="preserve"> example</w:delText>
        </w:r>
      </w:del>
      <w:r w:rsidRPr="0005605B">
        <w:t>, we evaluate</w:t>
      </w:r>
      <w:ins w:id="2539" w:author="Author">
        <w:r w:rsidR="00AA06CA">
          <w:t>d</w:t>
        </w:r>
      </w:ins>
      <w:r w:rsidRPr="0005605B">
        <w:t xml:space="preserve"> the search performance of the </w:t>
      </w:r>
      <w:del w:id="2540" w:author="Author">
        <w:r w:rsidRPr="0005605B" w:rsidDel="00EB3227">
          <w:delText>R</w:delText>
        </w:r>
      </w:del>
      <w:ins w:id="2541" w:author="Author">
        <w:r w:rsidR="00EB3227">
          <w:t>RAGAs</w:t>
        </w:r>
      </w:ins>
      <w:del w:id="2542" w:author="Author">
        <w:r w:rsidRPr="0005605B" w:rsidDel="00AA06CA">
          <w:delText>AGAS</w:delText>
        </w:r>
      </w:del>
      <w:r w:rsidRPr="0005605B">
        <w:t xml:space="preserve"> framework. </w:t>
      </w:r>
      <w:ins w:id="2543" w:author="Author">
        <w:r w:rsidR="00AA06CA">
          <w:t xml:space="preserve">We used </w:t>
        </w:r>
      </w:ins>
      <w:del w:id="2544" w:author="Author">
        <w:r w:rsidRPr="0005605B" w:rsidDel="00AA06CA">
          <w:delText xml:space="preserve">For </w:delText>
        </w:r>
      </w:del>
      <w:ins w:id="2545" w:author="Author">
        <w:del w:id="2546" w:author="Author">
          <w:r w:rsidRPr="0005605B" w:rsidDel="00AA06CA">
            <w:delText xml:space="preserve">the </w:delText>
          </w:r>
        </w:del>
      </w:ins>
      <w:del w:id="2547" w:author="Author">
        <w:r w:rsidRPr="0005605B" w:rsidDel="00AA06CA">
          <w:delText>development o</w:delText>
        </w:r>
      </w:del>
      <w:ins w:id="2548" w:author="Author">
        <w:del w:id="2549" w:author="Author">
          <w:r w:rsidRPr="0005605B" w:rsidDel="00AA06CA">
            <w:delText>f</w:delText>
          </w:r>
        </w:del>
      </w:ins>
      <w:del w:id="2550" w:author="Author">
        <w:r w:rsidRPr="0005605B" w:rsidDel="00AA06CA">
          <w:delText xml:space="preserve">n </w:delText>
        </w:r>
      </w:del>
      <w:r w:rsidRPr="0005605B">
        <w:t xml:space="preserve">the NVIDIA RTX 3070 GPU and Anaconda environment </w:t>
      </w:r>
      <w:ins w:id="2551" w:author="Author">
        <w:r w:rsidR="00AA06CA">
          <w:t>f</w:t>
        </w:r>
        <w:r w:rsidR="00AA06CA" w:rsidRPr="0005605B">
          <w:t xml:space="preserve">or </w:t>
        </w:r>
        <w:r w:rsidR="00AA06CA">
          <w:t>LLM</w:t>
        </w:r>
        <w:r w:rsidR="00AA06CA" w:rsidRPr="0005605B">
          <w:t xml:space="preserve"> developmen</w:t>
        </w:r>
        <w:r w:rsidR="00AA06CA">
          <w:t>t</w:t>
        </w:r>
      </w:ins>
      <w:del w:id="2552" w:author="Author">
        <w:r w:rsidRPr="0005605B" w:rsidDel="00AA06CA">
          <w:delText>used in this study</w:delText>
        </w:r>
      </w:del>
      <w:ins w:id="2553" w:author="Author">
        <w:r w:rsidR="00AA06CA">
          <w:t xml:space="preserve"> </w:t>
        </w:r>
      </w:ins>
      <w:del w:id="2554" w:author="Author">
        <w:r w:rsidRPr="0005605B" w:rsidDel="00AA06CA">
          <w:delText>, we utilized</w:delText>
        </w:r>
      </w:del>
      <w:ins w:id="2555" w:author="Author">
        <w:r w:rsidR="00AA06CA">
          <w:t>and</w:t>
        </w:r>
      </w:ins>
      <w:r w:rsidRPr="0005605B">
        <w:t xml:space="preserve"> </w:t>
      </w:r>
      <w:ins w:id="2556" w:author="Author">
        <w:del w:id="2557" w:author="Author">
          <w:r w:rsidRPr="0005605B" w:rsidDel="00AA06CA">
            <w:delText>a</w:delText>
          </w:r>
        </w:del>
      </w:ins>
      <w:del w:id="2558" w:author="Author">
        <w:r w:rsidRPr="0005605B" w:rsidDel="00AA06CA">
          <w:delText xml:space="preserve">the </w:delText>
        </w:r>
      </w:del>
      <w:ins w:id="2559" w:author="Author">
        <w:r w:rsidR="00AA06CA">
          <w:t xml:space="preserve">the </w:t>
        </w:r>
      </w:ins>
      <w:proofErr w:type="spellStart"/>
      <w:r w:rsidRPr="0005605B">
        <w:t>Ollama</w:t>
      </w:r>
      <w:proofErr w:type="spellEnd"/>
      <w:ins w:id="2560" w:author="Author">
        <w:r w:rsidR="00983C70">
          <w:t xml:space="preserve"> </w:t>
        </w:r>
      </w:ins>
      <w:del w:id="2561" w:author="Author">
        <w:r w:rsidRPr="0005605B" w:rsidDel="00AA06CA">
          <w:delText>[</w:delText>
        </w:r>
        <w:r w:rsidRPr="0005605B" w:rsidDel="00AA06CA">
          <w:rPr>
            <w:rFonts w:hint="eastAsia"/>
          </w:rPr>
          <w:delText>33</w:delText>
        </w:r>
        <w:r w:rsidRPr="0005605B" w:rsidDel="00AA06CA">
          <w:delText xml:space="preserve">] </w:delText>
        </w:r>
      </w:del>
      <w:r w:rsidRPr="0005605B">
        <w:t>library</w:t>
      </w:r>
      <w:ins w:id="2562" w:author="Author">
        <w:r w:rsidR="00AA06CA">
          <w:t xml:space="preserve"> </w:t>
        </w:r>
        <w:r w:rsidR="00AA06CA" w:rsidRPr="0005605B">
          <w:t>[</w:t>
        </w:r>
        <w:r w:rsidR="00AA06CA" w:rsidRPr="0005605B">
          <w:rPr>
            <w:rFonts w:hint="eastAsia"/>
          </w:rPr>
          <w:t>33</w:t>
        </w:r>
        <w:r w:rsidR="00AA06CA" w:rsidRPr="0005605B">
          <w:t>]</w:t>
        </w:r>
      </w:ins>
      <w:r w:rsidRPr="0005605B">
        <w:t xml:space="preserve"> for </w:t>
      </w:r>
      <w:del w:id="2563" w:author="Author">
        <w:r w:rsidRPr="0005605B" w:rsidDel="00AA06CA">
          <w:delText xml:space="preserve">local language model </w:delText>
        </w:r>
      </w:del>
      <w:r w:rsidRPr="0005605B">
        <w:t xml:space="preserve">experimentation. The versions of </w:t>
      </w:r>
      <w:del w:id="2564" w:author="Author">
        <w:r w:rsidRPr="0005605B" w:rsidDel="00EB3227">
          <w:delText>Ragas</w:delText>
        </w:r>
      </w:del>
      <w:ins w:id="2565" w:author="Author">
        <w:r w:rsidR="00EB3227">
          <w:t>RAGAs</w:t>
        </w:r>
      </w:ins>
      <w:r w:rsidRPr="0005605B">
        <w:t>, Chroma DB</w:t>
      </w:r>
      <w:ins w:id="2566" w:author="Author">
        <w:r w:rsidR="00983C70">
          <w:t xml:space="preserve"> </w:t>
        </w:r>
      </w:ins>
      <w:r w:rsidRPr="0005605B">
        <w:t>[</w:t>
      </w:r>
      <w:r w:rsidRPr="0005605B">
        <w:rPr>
          <w:rFonts w:hint="eastAsia"/>
        </w:rPr>
        <w:t>34</w:t>
      </w:r>
      <w:r w:rsidRPr="0005605B">
        <w:t xml:space="preserve">], the vector database </w:t>
      </w:r>
      <w:del w:id="2567" w:author="Author">
        <w:r w:rsidRPr="0005605B" w:rsidDel="00AA06CA">
          <w:delText xml:space="preserve">utilized </w:delText>
        </w:r>
      </w:del>
      <w:ins w:id="2568" w:author="Author">
        <w:r w:rsidR="00AA06CA">
          <w:t>used</w:t>
        </w:r>
        <w:r w:rsidR="00AA06CA" w:rsidRPr="0005605B">
          <w:t xml:space="preserve"> </w:t>
        </w:r>
      </w:ins>
      <w:r w:rsidRPr="0005605B">
        <w:t>in th</w:t>
      </w:r>
      <w:ins w:id="2569" w:author="Author">
        <w:r w:rsidRPr="0005605B">
          <w:t>is</w:t>
        </w:r>
      </w:ins>
      <w:del w:id="2570" w:author="Author">
        <w:r w:rsidRPr="0005605B">
          <w:delText>e</w:delText>
        </w:r>
      </w:del>
      <w:r w:rsidRPr="0005605B">
        <w:t xml:space="preserve"> study, and </w:t>
      </w:r>
      <w:proofErr w:type="spellStart"/>
      <w:r w:rsidRPr="0005605B">
        <w:t>LangChain</w:t>
      </w:r>
      <w:proofErr w:type="spellEnd"/>
      <w:ins w:id="2571" w:author="Author">
        <w:r w:rsidRPr="0005605B">
          <w:t>,</w:t>
        </w:r>
      </w:ins>
      <w:r w:rsidRPr="0005605B">
        <w:t xml:space="preserve"> </w:t>
      </w:r>
      <w:ins w:id="2572" w:author="Author">
        <w:r w:rsidRPr="0005605B">
          <w:t>which</w:t>
        </w:r>
      </w:ins>
      <w:del w:id="2573" w:author="Author">
        <w:r w:rsidRPr="0005605B">
          <w:delText>that</w:delText>
        </w:r>
      </w:del>
      <w:r w:rsidRPr="0005605B">
        <w:t xml:space="preserve"> support</w:t>
      </w:r>
      <w:ins w:id="2574" w:author="Author">
        <w:r w:rsidR="00AA06CA">
          <w:t>s</w:t>
        </w:r>
        <w:del w:id="2575" w:author="Author">
          <w:r w:rsidRPr="0005605B">
            <w:delText>s</w:delText>
          </w:r>
        </w:del>
      </w:ins>
      <w:r w:rsidRPr="0005605B">
        <w:t xml:space="preserve"> the RAG evaluation process</w:t>
      </w:r>
      <w:ins w:id="2576" w:author="Author">
        <w:r w:rsidRPr="0005605B">
          <w:t>,</w:t>
        </w:r>
      </w:ins>
      <w:r w:rsidRPr="0005605B">
        <w:t xml:space="preserve"> are detailed in Table 3</w:t>
      </w:r>
      <w:r w:rsidR="00565EF9">
        <w:t>.</w:t>
      </w:r>
    </w:p>
    <w:p w14:paraId="36252353" w14:textId="4E337776" w:rsidR="0005605B" w:rsidRPr="00FA04F1" w:rsidRDefault="0005605B" w:rsidP="0005605B">
      <w:pPr>
        <w:pStyle w:val="MDPI41tablecaption"/>
      </w:pPr>
      <w:r w:rsidRPr="00B07E0E">
        <w:rPr>
          <w:b/>
        </w:rPr>
        <w:t xml:space="preserve">Table </w:t>
      </w:r>
      <w:r>
        <w:rPr>
          <w:b/>
        </w:rPr>
        <w:t>2</w:t>
      </w:r>
      <w:r w:rsidRPr="00B07E0E">
        <w:rPr>
          <w:b/>
        </w:rPr>
        <w:t xml:space="preserve">. </w:t>
      </w:r>
      <w:del w:id="2577" w:author="Author">
        <w:r w:rsidRPr="0005605B" w:rsidDel="00AA06CA">
          <w:delText xml:space="preserve">Evaluation Experimental </w:delText>
        </w:r>
      </w:del>
      <w:r w:rsidRPr="0005605B">
        <w:t xml:space="preserve">Data </w:t>
      </w:r>
      <w:ins w:id="2578" w:author="Author">
        <w:r w:rsidR="00AA06CA">
          <w:t>c</w:t>
        </w:r>
      </w:ins>
      <w:del w:id="2579" w:author="Author">
        <w:r w:rsidRPr="0005605B" w:rsidDel="00AA06CA">
          <w:delText>C</w:delText>
        </w:r>
      </w:del>
      <w:r w:rsidRPr="0005605B">
        <w:t>lassification</w:t>
      </w:r>
      <w:ins w:id="2580" w:author="Author">
        <w:r w:rsidR="00AA06CA">
          <w:t xml:space="preserve"> in the e</w:t>
        </w:r>
        <w:r w:rsidR="00AA06CA" w:rsidRPr="0005605B">
          <w:t xml:space="preserve">valuation </w:t>
        </w:r>
        <w:r w:rsidR="00AA06CA">
          <w:t>e</w:t>
        </w:r>
        <w:r w:rsidR="00AA06CA" w:rsidRPr="0005605B">
          <w:t>xperiment</w:t>
        </w:r>
      </w:ins>
      <w:r w:rsidRPr="00325902">
        <w:t>.</w:t>
      </w:r>
    </w:p>
    <w:tbl>
      <w:tblPr>
        <w:tblW w:w="10467"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459"/>
        <w:gridCol w:w="2369"/>
        <w:gridCol w:w="6639"/>
      </w:tblGrid>
      <w:tr w:rsidR="0005605B" w:rsidRPr="00655E61" w14:paraId="1F91FAFB" w14:textId="77777777" w:rsidTr="0005605B">
        <w:trPr>
          <w:jc w:val="center"/>
        </w:trPr>
        <w:tc>
          <w:tcPr>
            <w:tcW w:w="1459" w:type="dxa"/>
            <w:tcBorders>
              <w:top w:val="single" w:sz="8" w:space="0" w:color="auto"/>
              <w:bottom w:val="single" w:sz="4" w:space="0" w:color="auto"/>
            </w:tcBorders>
            <w:shd w:val="clear" w:color="auto" w:fill="auto"/>
            <w:vAlign w:val="center"/>
          </w:tcPr>
          <w:p w14:paraId="49C8E51E" w14:textId="732F254D" w:rsidR="0005605B" w:rsidRPr="00196D5A" w:rsidRDefault="0005605B" w:rsidP="0005605B">
            <w:pPr>
              <w:pStyle w:val="MDPI42tablebody"/>
              <w:rPr>
                <w:b/>
                <w:bCs/>
              </w:rPr>
            </w:pPr>
            <w:r w:rsidRPr="0005605B">
              <w:rPr>
                <w:b/>
                <w:bCs/>
              </w:rPr>
              <w:t>Question</w:t>
            </w:r>
          </w:p>
        </w:tc>
        <w:tc>
          <w:tcPr>
            <w:tcW w:w="2369" w:type="dxa"/>
            <w:tcBorders>
              <w:top w:val="single" w:sz="8" w:space="0" w:color="auto"/>
              <w:bottom w:val="single" w:sz="4" w:space="0" w:color="auto"/>
            </w:tcBorders>
            <w:vAlign w:val="center"/>
          </w:tcPr>
          <w:p w14:paraId="58EAA74A" w14:textId="72B6FA0C" w:rsidR="0005605B" w:rsidRPr="00AD23D1" w:rsidRDefault="0005605B" w:rsidP="0005605B">
            <w:pPr>
              <w:pStyle w:val="MDPI42tablebody"/>
              <w:rPr>
                <w:b/>
                <w:bCs/>
              </w:rPr>
            </w:pPr>
            <w:r w:rsidRPr="0005605B">
              <w:rPr>
                <w:b/>
                <w:bCs/>
              </w:rPr>
              <w:t>Ground Truth</w:t>
            </w:r>
          </w:p>
        </w:tc>
        <w:tc>
          <w:tcPr>
            <w:tcW w:w="6639" w:type="dxa"/>
            <w:tcBorders>
              <w:top w:val="single" w:sz="8" w:space="0" w:color="auto"/>
              <w:bottom w:val="single" w:sz="4" w:space="0" w:color="auto"/>
            </w:tcBorders>
            <w:shd w:val="clear" w:color="auto" w:fill="auto"/>
            <w:vAlign w:val="center"/>
          </w:tcPr>
          <w:p w14:paraId="3B0A920E" w14:textId="5062C7EC" w:rsidR="0005605B" w:rsidRPr="00196D5A" w:rsidRDefault="0005605B" w:rsidP="0005605B">
            <w:pPr>
              <w:pStyle w:val="MDPI42tablebody"/>
              <w:rPr>
                <w:b/>
                <w:bCs/>
              </w:rPr>
            </w:pPr>
            <w:r w:rsidRPr="0005605B">
              <w:rPr>
                <w:b/>
                <w:bCs/>
              </w:rPr>
              <w:t>Context</w:t>
            </w:r>
          </w:p>
        </w:tc>
      </w:tr>
      <w:tr w:rsidR="0005605B" w:rsidRPr="00655E61" w14:paraId="3F372EF5" w14:textId="77777777" w:rsidTr="0005605B">
        <w:trPr>
          <w:trHeight w:val="272"/>
          <w:jc w:val="center"/>
        </w:trPr>
        <w:tc>
          <w:tcPr>
            <w:tcW w:w="1459" w:type="dxa"/>
            <w:tcBorders>
              <w:top w:val="single" w:sz="4" w:space="0" w:color="auto"/>
              <w:bottom w:val="single" w:sz="4" w:space="0" w:color="auto"/>
            </w:tcBorders>
            <w:shd w:val="clear" w:color="auto" w:fill="auto"/>
            <w:vAlign w:val="center"/>
            <w:hideMark/>
          </w:tcPr>
          <w:p w14:paraId="3E562522" w14:textId="736F345B" w:rsidR="0005605B" w:rsidRPr="00655E61" w:rsidRDefault="0005605B" w:rsidP="0005605B">
            <w:pPr>
              <w:pStyle w:val="MDPI42tablebody"/>
            </w:pPr>
            <w:r w:rsidRPr="0005605B">
              <w:t xml:space="preserve">What is the area of </w:t>
            </w:r>
            <w:proofErr w:type="spellStart"/>
            <w:r w:rsidRPr="0005605B">
              <w:t>Ibanseong-myeon</w:t>
            </w:r>
            <w:proofErr w:type="spellEnd"/>
            <w:r w:rsidRPr="0005605B">
              <w:t>?</w:t>
            </w:r>
          </w:p>
        </w:tc>
        <w:tc>
          <w:tcPr>
            <w:tcW w:w="2369" w:type="dxa"/>
            <w:tcBorders>
              <w:top w:val="single" w:sz="4" w:space="0" w:color="auto"/>
              <w:bottom w:val="single" w:sz="4" w:space="0" w:color="auto"/>
            </w:tcBorders>
            <w:vAlign w:val="center"/>
          </w:tcPr>
          <w:p w14:paraId="372C1171" w14:textId="0C386E03" w:rsidR="0005605B" w:rsidRPr="00AD23D1" w:rsidRDefault="0005605B" w:rsidP="0005605B">
            <w:pPr>
              <w:pStyle w:val="MDPI42tablebody"/>
            </w:pPr>
            <w:r w:rsidRPr="0005605B">
              <w:t>19.41 km²</w:t>
            </w:r>
          </w:p>
        </w:tc>
        <w:tc>
          <w:tcPr>
            <w:tcW w:w="6639" w:type="dxa"/>
            <w:tcBorders>
              <w:top w:val="single" w:sz="4" w:space="0" w:color="auto"/>
              <w:bottom w:val="single" w:sz="4" w:space="0" w:color="auto"/>
            </w:tcBorders>
            <w:shd w:val="clear" w:color="auto" w:fill="auto"/>
            <w:vAlign w:val="center"/>
          </w:tcPr>
          <w:p w14:paraId="09DB5ACD" w14:textId="1602F435" w:rsidR="0005605B" w:rsidRPr="00655E61" w:rsidRDefault="0005605B" w:rsidP="0005605B">
            <w:pPr>
              <w:pStyle w:val="MDPI42tablebody"/>
            </w:pPr>
            <w:proofErr w:type="spellStart"/>
            <w:r w:rsidRPr="0005605B">
              <w:t>Ibanseong-myeon</w:t>
            </w:r>
            <w:proofErr w:type="spellEnd"/>
            <w:r w:rsidRPr="0005605B">
              <w:t xml:space="preserve"> is the center of transportation, culture, education, and commerce for the five eastern towns, and it has long been commercially developed, with the </w:t>
            </w:r>
            <w:proofErr w:type="spellStart"/>
            <w:r w:rsidRPr="0005605B">
              <w:t>Banseong</w:t>
            </w:r>
            <w:proofErr w:type="spellEnd"/>
            <w:r w:rsidRPr="0005605B">
              <w:t xml:space="preserve"> traditional market thriving day by day. The area is 19.41 km², making it the smallest of the 16 towns and districts in Jinju City. However, the nearby </w:t>
            </w:r>
            <w:proofErr w:type="spellStart"/>
            <w:r w:rsidRPr="0005605B">
              <w:t>Gyeongnam</w:t>
            </w:r>
            <w:proofErr w:type="spellEnd"/>
            <w:r w:rsidRPr="0005605B">
              <w:t xml:space="preserve"> Forest Environment Research Institute attracts tourists who pass through </w:t>
            </w:r>
            <w:proofErr w:type="spellStart"/>
            <w:r w:rsidRPr="0005605B">
              <w:t>Ibanseong-myeon</w:t>
            </w:r>
            <w:proofErr w:type="spellEnd"/>
            <w:r w:rsidRPr="0005605B">
              <w:t xml:space="preserve">. As of January 1, 2012, the population </w:t>
            </w:r>
            <w:del w:id="2581" w:author="Author">
              <w:r w:rsidRPr="0005605B" w:rsidDel="00BD7D06">
                <w:delText xml:space="preserve">is </w:delText>
              </w:r>
            </w:del>
            <w:ins w:id="2582" w:author="Author">
              <w:r w:rsidR="00BD7D06">
                <w:t>was</w:t>
              </w:r>
              <w:r w:rsidR="00BD7D06" w:rsidRPr="0005605B">
                <w:t xml:space="preserve"> </w:t>
              </w:r>
            </w:ins>
            <w:r w:rsidRPr="0005605B">
              <w:t xml:space="preserve">3,233 (male: 1,556, female: 1,677) with </w:t>
            </w:r>
            <w:r w:rsidRPr="0005605B">
              <w:lastRenderedPageBreak/>
              <w:t xml:space="preserve">1,413 households, comprising 6 legal districts, 19 natural villages, and 31 neighborhoods. </w:t>
            </w:r>
          </w:p>
        </w:tc>
      </w:tr>
      <w:tr w:rsidR="0005605B" w:rsidRPr="00655E61" w14:paraId="49DF7FD9" w14:textId="77777777" w:rsidTr="0005605B">
        <w:trPr>
          <w:trHeight w:val="272"/>
          <w:jc w:val="center"/>
        </w:trPr>
        <w:tc>
          <w:tcPr>
            <w:tcW w:w="1459" w:type="dxa"/>
            <w:tcBorders>
              <w:top w:val="single" w:sz="4" w:space="0" w:color="auto"/>
              <w:bottom w:val="single" w:sz="4" w:space="0" w:color="auto"/>
            </w:tcBorders>
            <w:shd w:val="clear" w:color="auto" w:fill="auto"/>
            <w:vAlign w:val="center"/>
          </w:tcPr>
          <w:p w14:paraId="43114798" w14:textId="77A98E30" w:rsidR="0005605B" w:rsidRPr="00655E61" w:rsidRDefault="0005605B" w:rsidP="0005605B">
            <w:pPr>
              <w:pStyle w:val="MDPI42tablebody"/>
            </w:pPr>
            <w:r w:rsidRPr="0005605B">
              <w:lastRenderedPageBreak/>
              <w:t>Who discovered Cape Verde?</w:t>
            </w:r>
          </w:p>
        </w:tc>
        <w:tc>
          <w:tcPr>
            <w:tcW w:w="2369" w:type="dxa"/>
            <w:tcBorders>
              <w:top w:val="single" w:sz="4" w:space="0" w:color="auto"/>
              <w:bottom w:val="single" w:sz="4" w:space="0" w:color="auto"/>
            </w:tcBorders>
            <w:vAlign w:val="center"/>
          </w:tcPr>
          <w:p w14:paraId="724F7C6C" w14:textId="3EC0D115" w:rsidR="0005605B" w:rsidRPr="00AD23D1" w:rsidRDefault="0005605B" w:rsidP="0005605B">
            <w:pPr>
              <w:pStyle w:val="FFFFBAFFFFBBFFFFB9FFFFAE"/>
              <w:ind w:firstLine="0"/>
              <w:jc w:val="center"/>
              <w:rPr>
                <w:rFonts w:ascii="Palatino Linotype" w:hAnsi="Palatino Linotype" w:cs="Times New Roman"/>
                <w:snapToGrid w:val="0"/>
                <w:spacing w:val="0"/>
                <w:w w:val="100"/>
                <w:sz w:val="20"/>
                <w:szCs w:val="20"/>
                <w:lang w:eastAsia="de-DE" w:bidi="en-US"/>
                <w14:ligatures w14:val="none"/>
              </w:rPr>
            </w:pPr>
            <w:r w:rsidRPr="0005605B">
              <w:rPr>
                <w:rFonts w:ascii="Palatino Linotype" w:hAnsi="Palatino Linotype" w:cs="Times New Roman"/>
                <w:snapToGrid w:val="0"/>
                <w:spacing w:val="0"/>
                <w:w w:val="100"/>
                <w:sz w:val="20"/>
                <w:szCs w:val="20"/>
                <w:lang w:eastAsia="de-DE" w:bidi="en-US"/>
                <w14:ligatures w14:val="none"/>
              </w:rPr>
              <w:t>Portuguese navigators</w:t>
            </w:r>
          </w:p>
        </w:tc>
        <w:tc>
          <w:tcPr>
            <w:tcW w:w="6639" w:type="dxa"/>
            <w:tcBorders>
              <w:top w:val="single" w:sz="4" w:space="0" w:color="auto"/>
              <w:bottom w:val="single" w:sz="4" w:space="0" w:color="auto"/>
            </w:tcBorders>
            <w:shd w:val="clear" w:color="auto" w:fill="auto"/>
            <w:vAlign w:val="center"/>
          </w:tcPr>
          <w:p w14:paraId="219AC760" w14:textId="01A8F88C" w:rsidR="0005605B" w:rsidRPr="00655E61" w:rsidRDefault="0005605B" w:rsidP="0005605B">
            <w:pPr>
              <w:pStyle w:val="MDPI42tablebody"/>
            </w:pPr>
            <w:r w:rsidRPr="0005605B">
              <w:t>The Republic of Cape Verde (Cabo Verde), also known as Cape Verde in English, is a country located in the Atlantic Ocean off the west coast of Africa</w:t>
            </w:r>
            <w:del w:id="2583" w:author="Author">
              <w:r w:rsidRPr="0005605B" w:rsidDel="00BD7D06">
                <w:delText>. It was</w:delText>
              </w:r>
            </w:del>
            <w:ins w:id="2584" w:author="Author">
              <w:r w:rsidR="00BD7D06">
                <w:t xml:space="preserve"> and</w:t>
              </w:r>
            </w:ins>
            <w:r w:rsidRPr="0005605B">
              <w:t xml:space="preserve"> discovered by Portuguese navigators. Although it was uninhabited at the time of discovery, the islands had been visited since ancient times by Phoenicians, Arabs, Moors, and nearby West African tribes. Subsequently, Portuguese settlers began moving to this rare tropical region</w:t>
            </w:r>
            <w:ins w:id="2585" w:author="Author">
              <w:r w:rsidR="00BD7D06">
                <w:t xml:space="preserve"> and</w:t>
              </w:r>
            </w:ins>
            <w:del w:id="2586" w:author="Author">
              <w:r w:rsidRPr="0005605B" w:rsidDel="00BD7D06">
                <w:delText>,</w:delText>
              </w:r>
            </w:del>
            <w:r w:rsidRPr="0005605B">
              <w:t xml:space="preserve"> establishing settlements.</w:t>
            </w:r>
          </w:p>
        </w:tc>
      </w:tr>
    </w:tbl>
    <w:p w14:paraId="57C937B5" w14:textId="1FCA1579" w:rsidR="0005605B" w:rsidRDefault="0005605B" w:rsidP="0005605B">
      <w:pPr>
        <w:pStyle w:val="MDPI41tablecaption"/>
      </w:pPr>
      <w:r>
        <w:rPr>
          <w:b/>
        </w:rPr>
        <w:t>Table 3</w:t>
      </w:r>
      <w:r w:rsidRPr="00325902">
        <w:rPr>
          <w:b/>
        </w:rPr>
        <w:t>.</w:t>
      </w:r>
      <w:r w:rsidRPr="00325902">
        <w:t xml:space="preserve"> </w:t>
      </w:r>
      <w:ins w:id="2587" w:author="Author">
        <w:r w:rsidR="00BD7D06">
          <w:t xml:space="preserve">System </w:t>
        </w:r>
      </w:ins>
      <w:del w:id="2588" w:author="Author">
        <w:r w:rsidRPr="0005605B" w:rsidDel="00BD7D06">
          <w:delText>E</w:delText>
        </w:r>
      </w:del>
      <w:ins w:id="2589" w:author="Author">
        <w:r w:rsidR="00BD7D06">
          <w:t>e</w:t>
        </w:r>
      </w:ins>
      <w:r w:rsidRPr="0005605B">
        <w:t xml:space="preserve">nvironment </w:t>
      </w:r>
      <w:del w:id="2590" w:author="Author">
        <w:r w:rsidRPr="0005605B" w:rsidDel="00BD7D06">
          <w:delText>of Computing Source</w:delText>
        </w:r>
      </w:del>
      <w:ins w:id="2591" w:author="Author">
        <w:r w:rsidR="00BD7D06">
          <w:t>employed</w:t>
        </w:r>
      </w:ins>
      <w:r w:rsidRPr="0005605B">
        <w:rPr>
          <w:rFonts w:hint="eastAsia"/>
        </w:rPr>
        <w:t xml:space="preserve"> </w:t>
      </w:r>
      <w:r w:rsidRPr="0005605B">
        <w:t xml:space="preserve">for </w:t>
      </w:r>
      <w:del w:id="2592" w:author="Author">
        <w:r w:rsidRPr="0005605B" w:rsidDel="00BD7D06">
          <w:delText>RAG System</w:delText>
        </w:r>
      </w:del>
      <w:ins w:id="2593" w:author="Author">
        <w:r w:rsidR="00BD7D06">
          <w:t>RAG</w:t>
        </w:r>
      </w:ins>
      <w:r w:rsidRPr="0005605B">
        <w:t xml:space="preserve"> development</w:t>
      </w:r>
      <w:ins w:id="2594" w:author="Author">
        <w:r w:rsidR="00BD7D06">
          <w:t xml:space="preserve"> and evaluation</w:t>
        </w:r>
      </w:ins>
      <w:r w:rsidRPr="00325902">
        <w:t>.</w:t>
      </w:r>
    </w:p>
    <w:tbl>
      <w:tblPr>
        <w:tblW w:w="785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929"/>
        <w:gridCol w:w="3930"/>
      </w:tblGrid>
      <w:tr w:rsidR="0005605B" w:rsidRPr="008C41A6" w14:paraId="4F6730BA" w14:textId="77777777" w:rsidTr="0005605B">
        <w:tc>
          <w:tcPr>
            <w:tcW w:w="3929" w:type="dxa"/>
            <w:tcBorders>
              <w:bottom w:val="single" w:sz="4" w:space="0" w:color="auto"/>
            </w:tcBorders>
            <w:shd w:val="clear" w:color="auto" w:fill="auto"/>
            <w:vAlign w:val="center"/>
          </w:tcPr>
          <w:p w14:paraId="5D6AEDFF" w14:textId="16B16C4C" w:rsidR="0005605B" w:rsidRPr="007F7C8C" w:rsidRDefault="0005605B" w:rsidP="0005605B">
            <w:pPr>
              <w:pStyle w:val="MDPI42tablebody"/>
              <w:spacing w:line="240" w:lineRule="auto"/>
              <w:rPr>
                <w:b/>
                <w:snapToGrid/>
              </w:rPr>
            </w:pPr>
            <w:r w:rsidRPr="0005605B">
              <w:rPr>
                <w:b/>
                <w:snapToGrid/>
              </w:rPr>
              <w:t xml:space="preserve">Computing </w:t>
            </w:r>
            <w:del w:id="2595" w:author="Author">
              <w:r w:rsidRPr="0005605B" w:rsidDel="00BD7D06">
                <w:rPr>
                  <w:b/>
                  <w:snapToGrid/>
                </w:rPr>
                <w:delText>Source</w:delText>
              </w:r>
            </w:del>
          </w:p>
        </w:tc>
        <w:tc>
          <w:tcPr>
            <w:tcW w:w="3930" w:type="dxa"/>
            <w:tcBorders>
              <w:bottom w:val="single" w:sz="4" w:space="0" w:color="auto"/>
            </w:tcBorders>
            <w:shd w:val="clear" w:color="auto" w:fill="auto"/>
            <w:vAlign w:val="center"/>
          </w:tcPr>
          <w:p w14:paraId="329669D7" w14:textId="49DB18FA" w:rsidR="0005605B" w:rsidRPr="007F7C8C" w:rsidRDefault="0005605B" w:rsidP="0005605B">
            <w:pPr>
              <w:pStyle w:val="MDPI42tablebody"/>
              <w:spacing w:line="240" w:lineRule="auto"/>
              <w:rPr>
                <w:b/>
                <w:snapToGrid/>
              </w:rPr>
            </w:pPr>
            <w:r w:rsidRPr="0005605B">
              <w:rPr>
                <w:b/>
                <w:snapToGrid/>
              </w:rPr>
              <w:t>Version</w:t>
            </w:r>
          </w:p>
        </w:tc>
      </w:tr>
      <w:tr w:rsidR="0005605B" w:rsidRPr="008C41A6" w14:paraId="5BCDB4A4" w14:textId="77777777" w:rsidTr="0005605B">
        <w:tc>
          <w:tcPr>
            <w:tcW w:w="3929" w:type="dxa"/>
            <w:shd w:val="clear" w:color="auto" w:fill="auto"/>
            <w:vAlign w:val="center"/>
          </w:tcPr>
          <w:p w14:paraId="44C51E52" w14:textId="4EBA38F6" w:rsidR="0005605B" w:rsidRPr="00F220D4" w:rsidRDefault="0005605B" w:rsidP="0005605B">
            <w:pPr>
              <w:pStyle w:val="MDPI42tablebody"/>
              <w:spacing w:line="240" w:lineRule="auto"/>
            </w:pPr>
            <w:r w:rsidRPr="0005605B">
              <w:t>CPU</w:t>
            </w:r>
          </w:p>
        </w:tc>
        <w:tc>
          <w:tcPr>
            <w:tcW w:w="3930" w:type="dxa"/>
            <w:shd w:val="clear" w:color="auto" w:fill="auto"/>
            <w:vAlign w:val="center"/>
          </w:tcPr>
          <w:p w14:paraId="15D65D80" w14:textId="72494494" w:rsidR="0005605B" w:rsidRPr="00F220D4" w:rsidRDefault="0005605B" w:rsidP="0005605B">
            <w:pPr>
              <w:pStyle w:val="MDPI42tablebody"/>
              <w:spacing w:line="240" w:lineRule="auto"/>
            </w:pPr>
            <w:r w:rsidRPr="0005605B">
              <w:t>AMD Ryzen 9 5900X 12-Core Processor</w:t>
            </w:r>
          </w:p>
        </w:tc>
      </w:tr>
      <w:tr w:rsidR="0005605B" w:rsidRPr="008C41A6" w14:paraId="6EF33AA2" w14:textId="77777777" w:rsidTr="0005605B">
        <w:tc>
          <w:tcPr>
            <w:tcW w:w="3929" w:type="dxa"/>
            <w:shd w:val="clear" w:color="auto" w:fill="auto"/>
            <w:vAlign w:val="center"/>
          </w:tcPr>
          <w:p w14:paraId="2CFD6326" w14:textId="59280BE8" w:rsidR="0005605B" w:rsidRPr="00F220D4" w:rsidRDefault="0005605B" w:rsidP="0005605B">
            <w:pPr>
              <w:pStyle w:val="MDPI42tablebody"/>
              <w:spacing w:line="240" w:lineRule="auto"/>
            </w:pPr>
            <w:r w:rsidRPr="0005605B">
              <w:t>RAM</w:t>
            </w:r>
          </w:p>
        </w:tc>
        <w:tc>
          <w:tcPr>
            <w:tcW w:w="3930" w:type="dxa"/>
            <w:shd w:val="clear" w:color="auto" w:fill="auto"/>
            <w:vAlign w:val="center"/>
          </w:tcPr>
          <w:p w14:paraId="0FD163ED" w14:textId="7FD8E287" w:rsidR="0005605B" w:rsidRPr="00F220D4" w:rsidRDefault="0005605B" w:rsidP="0005605B">
            <w:pPr>
              <w:pStyle w:val="MDPI42tablebody"/>
              <w:spacing w:line="240" w:lineRule="auto"/>
            </w:pPr>
            <w:r w:rsidRPr="0005605B">
              <w:t>32 GB</w:t>
            </w:r>
          </w:p>
        </w:tc>
      </w:tr>
      <w:tr w:rsidR="0005605B" w:rsidRPr="008C41A6" w14:paraId="61ACDA37" w14:textId="77777777" w:rsidTr="0005605B">
        <w:tc>
          <w:tcPr>
            <w:tcW w:w="3929" w:type="dxa"/>
            <w:shd w:val="clear" w:color="auto" w:fill="auto"/>
            <w:vAlign w:val="center"/>
          </w:tcPr>
          <w:p w14:paraId="115DBE14" w14:textId="705DBB9D" w:rsidR="0005605B" w:rsidRPr="00F220D4" w:rsidRDefault="0005605B" w:rsidP="0005605B">
            <w:pPr>
              <w:pStyle w:val="MDPI42tablebody"/>
              <w:spacing w:line="240" w:lineRule="auto"/>
            </w:pPr>
            <w:r w:rsidRPr="0005605B">
              <w:t>GPU</w:t>
            </w:r>
          </w:p>
        </w:tc>
        <w:tc>
          <w:tcPr>
            <w:tcW w:w="3930" w:type="dxa"/>
            <w:shd w:val="clear" w:color="auto" w:fill="auto"/>
            <w:vAlign w:val="center"/>
          </w:tcPr>
          <w:p w14:paraId="5451D031" w14:textId="3E7747E9" w:rsidR="0005605B" w:rsidRPr="00F220D4" w:rsidRDefault="0005605B" w:rsidP="0005605B">
            <w:pPr>
              <w:pStyle w:val="MDPI42tablebody"/>
              <w:spacing w:line="240" w:lineRule="auto"/>
            </w:pPr>
            <w:r w:rsidRPr="0005605B">
              <w:t>NVIDIA GeForce RTX 3070</w:t>
            </w:r>
          </w:p>
        </w:tc>
      </w:tr>
      <w:tr w:rsidR="0005605B" w:rsidRPr="008C41A6" w14:paraId="5F134ECB" w14:textId="77777777" w:rsidTr="0005605B">
        <w:tc>
          <w:tcPr>
            <w:tcW w:w="3929" w:type="dxa"/>
            <w:shd w:val="clear" w:color="auto" w:fill="auto"/>
            <w:vAlign w:val="center"/>
          </w:tcPr>
          <w:p w14:paraId="3A67619B" w14:textId="3AC2FB3E" w:rsidR="0005605B" w:rsidRPr="00F220D4" w:rsidRDefault="0005605B" w:rsidP="0005605B">
            <w:pPr>
              <w:pStyle w:val="MDPI42tablebody"/>
              <w:spacing w:line="240" w:lineRule="auto"/>
            </w:pPr>
            <w:r w:rsidRPr="0005605B">
              <w:t>Ana</w:t>
            </w:r>
            <w:del w:id="2596" w:author="Author">
              <w:r w:rsidRPr="0005605B" w:rsidDel="00BD7D06">
                <w:delText>r</w:delText>
              </w:r>
            </w:del>
            <w:r w:rsidRPr="0005605B">
              <w:t>conda Python</w:t>
            </w:r>
            <w:del w:id="2597" w:author="Author">
              <w:r w:rsidRPr="0005605B" w:rsidDel="00BD7D06">
                <w:delText xml:space="preserve"> v.</w:delText>
              </w:r>
            </w:del>
          </w:p>
        </w:tc>
        <w:tc>
          <w:tcPr>
            <w:tcW w:w="3930" w:type="dxa"/>
            <w:shd w:val="clear" w:color="auto" w:fill="auto"/>
            <w:vAlign w:val="center"/>
          </w:tcPr>
          <w:p w14:paraId="2B185220" w14:textId="010E7AA8" w:rsidR="0005605B" w:rsidRPr="00F220D4" w:rsidRDefault="0005605B" w:rsidP="0005605B">
            <w:pPr>
              <w:pStyle w:val="MDPI42tablebody"/>
              <w:spacing w:line="240" w:lineRule="auto"/>
            </w:pPr>
            <w:r w:rsidRPr="0005605B">
              <w:t>3.9.19</w:t>
            </w:r>
          </w:p>
        </w:tc>
      </w:tr>
      <w:tr w:rsidR="0005605B" w:rsidRPr="008C41A6" w14:paraId="57AAFF31" w14:textId="77777777" w:rsidTr="0005605B">
        <w:tc>
          <w:tcPr>
            <w:tcW w:w="3929" w:type="dxa"/>
            <w:shd w:val="clear" w:color="auto" w:fill="auto"/>
            <w:vAlign w:val="center"/>
          </w:tcPr>
          <w:p w14:paraId="30BF38A8" w14:textId="536826CA" w:rsidR="0005605B" w:rsidRPr="00F220D4" w:rsidRDefault="0005605B" w:rsidP="0005605B">
            <w:pPr>
              <w:pStyle w:val="MDPI42tablebody"/>
              <w:spacing w:line="240" w:lineRule="auto"/>
            </w:pPr>
            <w:proofErr w:type="spellStart"/>
            <w:r w:rsidRPr="0005605B">
              <w:t>Ollama</w:t>
            </w:r>
            <w:proofErr w:type="spellEnd"/>
          </w:p>
        </w:tc>
        <w:tc>
          <w:tcPr>
            <w:tcW w:w="3930" w:type="dxa"/>
            <w:shd w:val="clear" w:color="auto" w:fill="auto"/>
            <w:vAlign w:val="center"/>
          </w:tcPr>
          <w:p w14:paraId="32ED60E5" w14:textId="23843DAC" w:rsidR="0005605B" w:rsidRPr="00F220D4" w:rsidRDefault="0005605B" w:rsidP="0005605B">
            <w:pPr>
              <w:pStyle w:val="MDPI42tablebody"/>
              <w:spacing w:line="240" w:lineRule="auto"/>
            </w:pPr>
            <w:r w:rsidRPr="0005605B">
              <w:t>0.2.5</w:t>
            </w:r>
          </w:p>
        </w:tc>
      </w:tr>
      <w:tr w:rsidR="0005605B" w:rsidRPr="008C41A6" w14:paraId="28EB38FB" w14:textId="77777777" w:rsidTr="0005605B">
        <w:tc>
          <w:tcPr>
            <w:tcW w:w="3929" w:type="dxa"/>
            <w:shd w:val="clear" w:color="auto" w:fill="auto"/>
            <w:vAlign w:val="center"/>
          </w:tcPr>
          <w:p w14:paraId="6864E359" w14:textId="766D7915" w:rsidR="0005605B" w:rsidRPr="00F220D4" w:rsidRDefault="0005605B" w:rsidP="0005605B">
            <w:pPr>
              <w:pStyle w:val="MDPI42tablebody"/>
              <w:spacing w:line="240" w:lineRule="auto"/>
            </w:pPr>
            <w:del w:id="2598" w:author="Author">
              <w:r w:rsidRPr="0005605B" w:rsidDel="00EB3227">
                <w:delText>R</w:delText>
              </w:r>
            </w:del>
            <w:ins w:id="2599" w:author="Author">
              <w:r w:rsidR="00EB3227">
                <w:t>RAGAs</w:t>
              </w:r>
            </w:ins>
            <w:del w:id="2600" w:author="Author">
              <w:r w:rsidRPr="0005605B" w:rsidDel="00BD7D06">
                <w:delText>AGAS</w:delText>
              </w:r>
            </w:del>
          </w:p>
        </w:tc>
        <w:tc>
          <w:tcPr>
            <w:tcW w:w="3930" w:type="dxa"/>
            <w:shd w:val="clear" w:color="auto" w:fill="auto"/>
            <w:vAlign w:val="center"/>
          </w:tcPr>
          <w:p w14:paraId="0172B736" w14:textId="233EC3A2" w:rsidR="0005605B" w:rsidRPr="00F220D4" w:rsidRDefault="0005605B" w:rsidP="0005605B">
            <w:pPr>
              <w:pStyle w:val="MDPI42tablebody"/>
              <w:spacing w:line="240" w:lineRule="auto"/>
            </w:pPr>
            <w:r w:rsidRPr="0005605B">
              <w:t>0.1.9</w:t>
            </w:r>
          </w:p>
        </w:tc>
      </w:tr>
      <w:tr w:rsidR="0005605B" w:rsidRPr="008C41A6" w14:paraId="746D9666" w14:textId="77777777" w:rsidTr="0005605B">
        <w:tc>
          <w:tcPr>
            <w:tcW w:w="3929" w:type="dxa"/>
            <w:shd w:val="clear" w:color="auto" w:fill="auto"/>
            <w:vAlign w:val="center"/>
          </w:tcPr>
          <w:p w14:paraId="7C8D1CFF" w14:textId="1A55DF15" w:rsidR="0005605B" w:rsidRPr="00F220D4" w:rsidRDefault="0005605B" w:rsidP="0005605B">
            <w:pPr>
              <w:pStyle w:val="MDPI42tablebody"/>
              <w:spacing w:line="240" w:lineRule="auto"/>
            </w:pPr>
            <w:r w:rsidRPr="0005605B">
              <w:t>Chroma DB</w:t>
            </w:r>
          </w:p>
        </w:tc>
        <w:tc>
          <w:tcPr>
            <w:tcW w:w="3930" w:type="dxa"/>
            <w:shd w:val="clear" w:color="auto" w:fill="auto"/>
            <w:vAlign w:val="center"/>
          </w:tcPr>
          <w:p w14:paraId="4C9E6AA2" w14:textId="39E3DC28" w:rsidR="0005605B" w:rsidRPr="00F220D4" w:rsidRDefault="0005605B" w:rsidP="0005605B">
            <w:pPr>
              <w:pStyle w:val="MDPI42tablebody"/>
              <w:spacing w:line="240" w:lineRule="auto"/>
            </w:pPr>
            <w:r w:rsidRPr="0005605B">
              <w:t>0.4.23</w:t>
            </w:r>
          </w:p>
        </w:tc>
      </w:tr>
      <w:tr w:rsidR="0005605B" w:rsidRPr="008C41A6" w14:paraId="7659C123" w14:textId="77777777" w:rsidTr="0005605B">
        <w:tc>
          <w:tcPr>
            <w:tcW w:w="3929" w:type="dxa"/>
            <w:shd w:val="clear" w:color="auto" w:fill="auto"/>
            <w:vAlign w:val="center"/>
          </w:tcPr>
          <w:p w14:paraId="7D97D9CE" w14:textId="3E59E682" w:rsidR="0005605B" w:rsidRPr="00F220D4" w:rsidRDefault="0005605B" w:rsidP="0005605B">
            <w:pPr>
              <w:pStyle w:val="MDPI42tablebody"/>
              <w:spacing w:line="240" w:lineRule="auto"/>
            </w:pPr>
            <w:proofErr w:type="spellStart"/>
            <w:r w:rsidRPr="0005605B">
              <w:t>LangChain</w:t>
            </w:r>
            <w:proofErr w:type="spellEnd"/>
          </w:p>
        </w:tc>
        <w:tc>
          <w:tcPr>
            <w:tcW w:w="3930" w:type="dxa"/>
            <w:shd w:val="clear" w:color="auto" w:fill="auto"/>
            <w:vAlign w:val="center"/>
          </w:tcPr>
          <w:p w14:paraId="1C474CCB" w14:textId="0BA9B112" w:rsidR="0005605B" w:rsidRPr="00F220D4" w:rsidRDefault="0005605B" w:rsidP="0005605B">
            <w:pPr>
              <w:pStyle w:val="MDPI42tablebody"/>
              <w:spacing w:line="240" w:lineRule="auto"/>
            </w:pPr>
            <w:r w:rsidRPr="0005605B">
              <w:t>0.2.8</w:t>
            </w:r>
          </w:p>
        </w:tc>
      </w:tr>
    </w:tbl>
    <w:p w14:paraId="6BFA51E0" w14:textId="33E434B2" w:rsidR="00565EF9" w:rsidRPr="001F31D1" w:rsidRDefault="00421BD8" w:rsidP="00565EF9">
      <w:pPr>
        <w:pStyle w:val="MDPI22heading2"/>
        <w:spacing w:before="240"/>
      </w:pPr>
      <w:r>
        <w:t>4</w:t>
      </w:r>
      <w:r w:rsidR="00565EF9" w:rsidRPr="001F31D1">
        <w:t>.</w:t>
      </w:r>
      <w:r w:rsidR="00565EF9">
        <w:t>3</w:t>
      </w:r>
      <w:r w:rsidR="00565EF9" w:rsidRPr="001F31D1">
        <w:t xml:space="preserve">. </w:t>
      </w:r>
      <w:del w:id="2601" w:author="Author">
        <w:r w:rsidRPr="00421BD8" w:rsidDel="00710F68">
          <w:delText xml:space="preserve">Analyzing </w:delText>
        </w:r>
      </w:del>
      <w:r w:rsidRPr="00421BD8">
        <w:t xml:space="preserve">Performance </w:t>
      </w:r>
      <w:ins w:id="2602" w:author="Author">
        <w:r w:rsidR="00710F68">
          <w:t>Analysis for Various</w:t>
        </w:r>
      </w:ins>
      <w:del w:id="2603" w:author="Author">
        <w:r w:rsidRPr="00421BD8" w:rsidDel="00710F68">
          <w:delText>by</w:delText>
        </w:r>
      </w:del>
      <w:r w:rsidRPr="00421BD8">
        <w:t xml:space="preserve"> Model Combinations</w:t>
      </w:r>
    </w:p>
    <w:p w14:paraId="04A53311" w14:textId="79D7ADB3" w:rsidR="00421BD8" w:rsidRPr="00421BD8" w:rsidDel="00710F68" w:rsidRDefault="00421BD8" w:rsidP="00EC7745">
      <w:pPr>
        <w:pStyle w:val="MDPI31text"/>
        <w:rPr>
          <w:del w:id="2604" w:author="Author"/>
        </w:rPr>
      </w:pPr>
      <w:r w:rsidRPr="00421BD8">
        <w:t>To implement the RAG</w:t>
      </w:r>
      <w:ins w:id="2605" w:author="Author">
        <w:r w:rsidR="00710F68">
          <w:t>,</w:t>
        </w:r>
      </w:ins>
      <w:r w:rsidRPr="00421BD8">
        <w:t xml:space="preserve"> </w:t>
      </w:r>
      <w:del w:id="2606" w:author="Author">
        <w:r w:rsidRPr="00421BD8" w:rsidDel="00710F68">
          <w:delText xml:space="preserve">process in this </w:delText>
        </w:r>
      </w:del>
      <w:ins w:id="2607" w:author="Author">
        <w:del w:id="2608" w:author="Author">
          <w:r w:rsidRPr="00421BD8" w:rsidDel="00710F68">
            <w:delText>study</w:delText>
          </w:r>
        </w:del>
        <w:r w:rsidR="00710F68">
          <w:t>we used</w:t>
        </w:r>
      </w:ins>
      <w:del w:id="2609" w:author="Author">
        <w:r w:rsidRPr="00421BD8">
          <w:delText>paper</w:delText>
        </w:r>
        <w:r w:rsidRPr="00421BD8" w:rsidDel="00710F68">
          <w:delText>,</w:delText>
        </w:r>
      </w:del>
      <w:r w:rsidRPr="00421BD8">
        <w:t xml:space="preserve"> Gpt3.5-</w:t>
      </w:r>
      <w:ins w:id="2610" w:author="Author">
        <w:r w:rsidR="00710F68">
          <w:t>T</w:t>
        </w:r>
      </w:ins>
      <w:del w:id="2611" w:author="Author">
        <w:r w:rsidRPr="00421BD8" w:rsidDel="00710F68">
          <w:delText>t</w:delText>
        </w:r>
      </w:del>
      <w:r w:rsidRPr="00421BD8">
        <w:t xml:space="preserve">urbo </w:t>
      </w:r>
      <w:del w:id="2612" w:author="Author">
        <w:r w:rsidRPr="00421BD8" w:rsidDel="00710F68">
          <w:delText xml:space="preserve">was used </w:delText>
        </w:r>
      </w:del>
      <w:r w:rsidRPr="00421BD8">
        <w:t>as the LLM model</w:t>
      </w:r>
      <w:ins w:id="2613" w:author="Author">
        <w:del w:id="2614" w:author="Author">
          <w:r w:rsidRPr="00421BD8" w:rsidDel="00710F68">
            <w:delText>,</w:delText>
          </w:r>
        </w:del>
      </w:ins>
      <w:r w:rsidRPr="00421BD8">
        <w:t xml:space="preserve"> and text-embedding-ada-002 </w:t>
      </w:r>
      <w:del w:id="2615" w:author="Author">
        <w:r w:rsidRPr="00421BD8" w:rsidDel="00710F68">
          <w:delText xml:space="preserve">was used </w:delText>
        </w:r>
      </w:del>
      <w:r w:rsidRPr="00421BD8">
        <w:t xml:space="preserve">as the embedding model to verify the </w:t>
      </w:r>
      <w:ins w:id="2616" w:author="Author">
        <w:r w:rsidRPr="00421BD8">
          <w:t>entire</w:t>
        </w:r>
      </w:ins>
      <w:del w:id="2617" w:author="Author">
        <w:r w:rsidRPr="00421BD8">
          <w:delText>whole</w:delText>
        </w:r>
      </w:del>
      <w:r w:rsidRPr="00421BD8">
        <w:t xml:space="preserve"> process</w:t>
      </w:r>
      <w:ins w:id="2618" w:author="Author">
        <w:r w:rsidRPr="00421BD8">
          <w:t>,</w:t>
        </w:r>
      </w:ins>
      <w:r w:rsidRPr="00421BD8">
        <w:t xml:space="preserve"> from user query to answer</w:t>
      </w:r>
      <w:ins w:id="2619" w:author="Author">
        <w:r w:rsidR="00710F68">
          <w:t xml:space="preserve"> generation</w:t>
        </w:r>
      </w:ins>
      <w:r w:rsidRPr="00421BD8">
        <w:t xml:space="preserve">. In this section, we </w:t>
      </w:r>
      <w:ins w:id="2620" w:author="Author">
        <w:r w:rsidRPr="00421BD8">
          <w:t xml:space="preserve">describe the reconstruction of </w:t>
        </w:r>
      </w:ins>
      <w:del w:id="2621" w:author="Author">
        <w:r w:rsidRPr="00421BD8">
          <w:delText xml:space="preserve">reconstructed </w:delText>
        </w:r>
      </w:del>
      <w:r w:rsidRPr="00421BD8">
        <w:t xml:space="preserve">the RAG process using </w:t>
      </w:r>
      <w:ins w:id="2622" w:author="Author">
        <w:r w:rsidR="00710F68">
          <w:t xml:space="preserve">various </w:t>
        </w:r>
      </w:ins>
      <w:del w:id="2623" w:author="Author">
        <w:r w:rsidRPr="00421BD8" w:rsidDel="00710F68">
          <w:delText xml:space="preserve">a </w:delText>
        </w:r>
      </w:del>
      <w:r w:rsidRPr="00421BD8">
        <w:t>combination</w:t>
      </w:r>
      <w:ins w:id="2624" w:author="Author">
        <w:r w:rsidR="00710F68">
          <w:t>s</w:t>
        </w:r>
      </w:ins>
      <w:r w:rsidRPr="00421BD8">
        <w:t xml:space="preserve"> of </w:t>
      </w:r>
      <w:ins w:id="2625" w:author="Author">
        <w:r w:rsidR="00710F68">
          <w:t>five</w:t>
        </w:r>
        <w:r w:rsidRPr="00421BD8">
          <w:t xml:space="preserve"> </w:t>
        </w:r>
      </w:ins>
      <w:r w:rsidRPr="00421BD8">
        <w:t>LLM</w:t>
      </w:r>
      <w:ins w:id="2626" w:author="Author">
        <w:r w:rsidR="00710F68">
          <w:t>s</w:t>
        </w:r>
      </w:ins>
      <w:r w:rsidRPr="00421BD8">
        <w:t xml:space="preserve"> and</w:t>
      </w:r>
      <w:ins w:id="2627" w:author="Author">
        <w:r w:rsidR="00710F68">
          <w:t xml:space="preserve"> two</w:t>
        </w:r>
      </w:ins>
      <w:r w:rsidRPr="00421BD8">
        <w:t xml:space="preserve"> embedding models</w:t>
      </w:r>
      <w:del w:id="2628" w:author="Author">
        <w:r w:rsidRPr="00421BD8">
          <w:delText xml:space="preserve"> and experimented with it</w:delText>
        </w:r>
        <w:r w:rsidRPr="00421BD8" w:rsidDel="00710F68">
          <w:delText>.</w:delText>
        </w:r>
      </w:del>
    </w:p>
    <w:p w14:paraId="7D23FE0D" w14:textId="2FAE1101" w:rsidR="00565EF9" w:rsidRDefault="00421BD8" w:rsidP="00710F68">
      <w:pPr>
        <w:pStyle w:val="MDPI31text"/>
      </w:pPr>
      <w:del w:id="2629" w:author="Author">
        <w:r w:rsidRPr="00421BD8" w:rsidDel="00710F68">
          <w:delText xml:space="preserve">More specifically, the performance evaluation in this </w:delText>
        </w:r>
      </w:del>
      <w:ins w:id="2630" w:author="Author">
        <w:del w:id="2631" w:author="Author">
          <w:r w:rsidRPr="00421BD8" w:rsidDel="00710F68">
            <w:delText>study</w:delText>
          </w:r>
        </w:del>
      </w:ins>
      <w:del w:id="2632" w:author="Author">
        <w:r w:rsidRPr="00421BD8" w:rsidDel="00710F68">
          <w:delText>paper aim</w:delText>
        </w:r>
      </w:del>
      <w:ins w:id="2633" w:author="Author">
        <w:del w:id="2634" w:author="Author">
          <w:r w:rsidRPr="00421BD8" w:rsidDel="00710F68">
            <w:delText>ed</w:delText>
          </w:r>
        </w:del>
      </w:ins>
      <w:del w:id="2635" w:author="Author">
        <w:r w:rsidRPr="00421BD8" w:rsidDel="00710F68">
          <w:delText xml:space="preserve">s to analyze the </w:delText>
        </w:r>
      </w:del>
      <w:ins w:id="2636" w:author="Author">
        <w:del w:id="2637" w:author="Author">
          <w:r w:rsidRPr="00421BD8" w:rsidDel="00710F68">
            <w:delText>experimental results using</w:delText>
          </w:r>
        </w:del>
      </w:ins>
      <w:del w:id="2638" w:author="Author">
        <w:r w:rsidRPr="00421BD8" w:rsidDel="00710F68">
          <w:delText>results of experiments with a combination of five LLM models and two embedding models that comprise the RAG process. This allow</w:delText>
        </w:r>
      </w:del>
      <w:ins w:id="2639" w:author="Author">
        <w:del w:id="2640" w:author="Author">
          <w:r w:rsidRPr="00421BD8" w:rsidDel="00710F68">
            <w:delText>ed</w:delText>
          </w:r>
        </w:del>
      </w:ins>
      <w:del w:id="2641" w:author="Author">
        <w:r w:rsidRPr="00421BD8" w:rsidDel="00710F68">
          <w:delText>s us</w:delText>
        </w:r>
      </w:del>
      <w:r w:rsidRPr="00421BD8">
        <w:t xml:space="preserve"> to verify the scalability of RAG</w:t>
      </w:r>
      <w:del w:id="2642" w:author="Author">
        <w:r w:rsidRPr="00421BD8" w:rsidDel="00710F68">
          <w:delText>-implemented systems</w:delText>
        </w:r>
      </w:del>
      <w:r w:rsidRPr="00421BD8">
        <w:t xml:space="preserve"> </w:t>
      </w:r>
      <w:ins w:id="2643" w:author="Author">
        <w:r w:rsidR="00710F68">
          <w:t xml:space="preserve">systems </w:t>
        </w:r>
        <w:del w:id="2644" w:author="Author">
          <w:r w:rsidRPr="00421BD8" w:rsidDel="00710F68">
            <w:delText>in</w:delText>
          </w:r>
        </w:del>
      </w:ins>
      <w:del w:id="2645" w:author="Author">
        <w:r w:rsidRPr="00421BD8" w:rsidDel="00710F68">
          <w:delText>to</w:delText>
        </w:r>
      </w:del>
      <w:ins w:id="2646" w:author="Author">
        <w:r w:rsidR="00710F68">
          <w:t>across</w:t>
        </w:r>
      </w:ins>
      <w:r w:rsidRPr="00421BD8">
        <w:t xml:space="preserve"> different </w:t>
      </w:r>
      <w:del w:id="2647" w:author="Author">
        <w:r w:rsidRPr="00421BD8" w:rsidDel="00710F68">
          <w:delText>language models</w:delText>
        </w:r>
      </w:del>
      <w:ins w:id="2648" w:author="Author">
        <w:r w:rsidR="00710F68">
          <w:t>LLMs</w:t>
        </w:r>
      </w:ins>
      <w:r w:rsidRPr="00421BD8">
        <w:t xml:space="preserve">. Specifically, we used </w:t>
      </w:r>
      <w:del w:id="2649" w:author="Author">
        <w:r w:rsidRPr="00421BD8" w:rsidDel="004F4420">
          <w:delText xml:space="preserve">five LLMs: </w:delText>
        </w:r>
      </w:del>
      <w:r w:rsidRPr="00421BD8">
        <w:t>Gpt</w:t>
      </w:r>
      <w:ins w:id="2650" w:author="Author">
        <w:r w:rsidR="0037720A">
          <w:t>-</w:t>
        </w:r>
      </w:ins>
      <w:r w:rsidRPr="00421BD8">
        <w:t>3.5-</w:t>
      </w:r>
      <w:ins w:id="2651" w:author="Author">
        <w:r w:rsidR="004F4420">
          <w:t>T</w:t>
        </w:r>
      </w:ins>
      <w:del w:id="2652" w:author="Author">
        <w:r w:rsidRPr="00421BD8" w:rsidDel="004F4420">
          <w:delText>t</w:delText>
        </w:r>
      </w:del>
      <w:r w:rsidRPr="00421BD8">
        <w:t>urbo, Gemma</w:t>
      </w:r>
      <w:ins w:id="2653" w:author="Author">
        <w:r w:rsidR="004F4420">
          <w:t>-</w:t>
        </w:r>
      </w:ins>
      <w:r w:rsidRPr="00421BD8">
        <w:t>2</w:t>
      </w:r>
      <w:ins w:id="2654" w:author="Author">
        <w:r w:rsidR="004F4420">
          <w:t>-</w:t>
        </w:r>
      </w:ins>
      <w:del w:id="2655" w:author="Author">
        <w:r w:rsidRPr="00421BD8" w:rsidDel="004F4420">
          <w:delText xml:space="preserve"> </w:delText>
        </w:r>
      </w:del>
      <w:ins w:id="2656" w:author="Author">
        <w:r w:rsidRPr="00421BD8">
          <w:t>9</w:t>
        </w:r>
        <w:r w:rsidR="004F4420">
          <w:t>b</w:t>
        </w:r>
        <w:r w:rsidRPr="00421BD8">
          <w:t xml:space="preserve"> </w:t>
        </w:r>
      </w:ins>
      <w:del w:id="2657" w:author="Author">
        <w:r w:rsidRPr="00421BD8">
          <w:delText>9B</w:delText>
        </w:r>
      </w:del>
      <w:r w:rsidRPr="00421BD8">
        <w:rPr>
          <w:rFonts w:hint="eastAsia"/>
        </w:rPr>
        <w:t>[35]</w:t>
      </w:r>
      <w:r w:rsidRPr="00421BD8">
        <w:t>, Llama</w:t>
      </w:r>
      <w:ins w:id="2658" w:author="Author">
        <w:r w:rsidR="004F4420">
          <w:t>-</w:t>
        </w:r>
      </w:ins>
      <w:r w:rsidRPr="00421BD8">
        <w:t>3</w:t>
      </w:r>
      <w:ins w:id="2659" w:author="Author">
        <w:r w:rsidR="004F4420">
          <w:t>-</w:t>
        </w:r>
      </w:ins>
      <w:del w:id="2660" w:author="Author">
        <w:r w:rsidRPr="00421BD8" w:rsidDel="004F4420">
          <w:delText xml:space="preserve"> </w:delText>
        </w:r>
      </w:del>
      <w:ins w:id="2661" w:author="Author">
        <w:r w:rsidRPr="00421BD8">
          <w:t>8</w:t>
        </w:r>
        <w:r w:rsidR="001E7A2B">
          <w:t>B</w:t>
        </w:r>
        <w:r w:rsidRPr="00421BD8">
          <w:t xml:space="preserve"> </w:t>
        </w:r>
      </w:ins>
      <w:del w:id="2662" w:author="Author">
        <w:r w:rsidRPr="00421BD8">
          <w:delText>8B</w:delText>
        </w:r>
      </w:del>
      <w:r w:rsidRPr="00421BD8">
        <w:rPr>
          <w:rFonts w:hint="eastAsia"/>
        </w:rPr>
        <w:t>[36]</w:t>
      </w:r>
      <w:r w:rsidRPr="00421BD8">
        <w:t>, Mistral</w:t>
      </w:r>
      <w:ins w:id="2663" w:author="Author">
        <w:r w:rsidR="004F4420">
          <w:t>-</w:t>
        </w:r>
      </w:ins>
      <w:del w:id="2664" w:author="Author">
        <w:r w:rsidRPr="00421BD8" w:rsidDel="004F4420">
          <w:delText xml:space="preserve"> </w:delText>
        </w:r>
      </w:del>
      <w:ins w:id="2665" w:author="Author">
        <w:r w:rsidRPr="00421BD8">
          <w:t>7</w:t>
        </w:r>
        <w:r w:rsidR="001E7A2B">
          <w:t>B</w:t>
        </w:r>
        <w:r w:rsidRPr="00421BD8">
          <w:t xml:space="preserve"> </w:t>
        </w:r>
      </w:ins>
      <w:del w:id="2666" w:author="Author">
        <w:r w:rsidRPr="00421BD8">
          <w:delText>7B</w:delText>
        </w:r>
      </w:del>
      <w:r w:rsidRPr="00421BD8">
        <w:rPr>
          <w:rFonts w:hint="eastAsia"/>
        </w:rPr>
        <w:t>[37]</w:t>
      </w:r>
      <w:r w:rsidRPr="00421BD8">
        <w:t>, and Qwen2</w:t>
      </w:r>
      <w:ins w:id="2667" w:author="Author">
        <w:r w:rsidR="004F4420">
          <w:t>-</w:t>
        </w:r>
      </w:ins>
      <w:del w:id="2668" w:author="Author">
        <w:r w:rsidRPr="00421BD8" w:rsidDel="004F4420">
          <w:delText xml:space="preserve"> </w:delText>
        </w:r>
      </w:del>
      <w:ins w:id="2669" w:author="Author">
        <w:r w:rsidRPr="00421BD8">
          <w:t>7</w:t>
        </w:r>
        <w:r w:rsidR="001E7A2B">
          <w:t>B</w:t>
        </w:r>
        <w:r w:rsidRPr="00421BD8">
          <w:t xml:space="preserve"> </w:t>
        </w:r>
      </w:ins>
      <w:del w:id="2670" w:author="Author">
        <w:r w:rsidRPr="00421BD8">
          <w:delText>7B</w:delText>
        </w:r>
      </w:del>
      <w:r w:rsidRPr="00421BD8">
        <w:rPr>
          <w:rFonts w:hint="eastAsia"/>
        </w:rPr>
        <w:t>[38]</w:t>
      </w:r>
      <w:ins w:id="2671" w:author="Author">
        <w:r w:rsidR="004F4420">
          <w:t xml:space="preserve"> LLMs</w:t>
        </w:r>
      </w:ins>
      <w:r w:rsidRPr="00421BD8">
        <w:t xml:space="preserve">, </w:t>
      </w:r>
      <w:ins w:id="2672" w:author="Author">
        <w:r w:rsidR="004F4420">
          <w:t xml:space="preserve">and </w:t>
        </w:r>
      </w:ins>
      <w:del w:id="2673" w:author="Author">
        <w:r w:rsidRPr="00421BD8" w:rsidDel="004F4420">
          <w:delText xml:space="preserve">including </w:delText>
        </w:r>
      </w:del>
      <w:r w:rsidRPr="00421BD8">
        <w:t xml:space="preserve">OpenAI's </w:t>
      </w:r>
      <w:del w:id="2674" w:author="Author">
        <w:r w:rsidRPr="00421BD8" w:rsidDel="004F4420">
          <w:delText>'</w:delText>
        </w:r>
      </w:del>
      <w:ins w:id="2675" w:author="Author">
        <w:r w:rsidR="004F4420">
          <w:t>“</w:t>
        </w:r>
      </w:ins>
      <w:r w:rsidRPr="00421BD8">
        <w:t>text-embedding-ada-002</w:t>
      </w:r>
      <w:ins w:id="2676" w:author="Author">
        <w:r w:rsidR="004F4420">
          <w:t xml:space="preserve">” </w:t>
        </w:r>
      </w:ins>
      <w:del w:id="2677" w:author="Author">
        <w:r w:rsidRPr="00421BD8" w:rsidDel="004F4420">
          <w:delText xml:space="preserve">' embedding model </w:delText>
        </w:r>
      </w:del>
      <w:r w:rsidRPr="00421BD8">
        <w:t xml:space="preserve">and the local Korean </w:t>
      </w:r>
      <w:ins w:id="2678" w:author="Author">
        <w:r w:rsidR="004F4420">
          <w:t>“</w:t>
        </w:r>
      </w:ins>
      <w:proofErr w:type="spellStart"/>
      <w:del w:id="2679" w:author="Author">
        <w:r w:rsidRPr="00421BD8" w:rsidDel="004F4420">
          <w:delText>embedding model '</w:delText>
        </w:r>
      </w:del>
      <w:r w:rsidRPr="00421BD8">
        <w:t>snunlp</w:t>
      </w:r>
      <w:proofErr w:type="spellEnd"/>
      <w:r w:rsidRPr="00421BD8">
        <w:t>/KR-SBERT-V40K-klueNLI-augSTS</w:t>
      </w:r>
      <w:ins w:id="2680" w:author="Author">
        <w:r w:rsidR="004F4420">
          <w:t>”</w:t>
        </w:r>
      </w:ins>
      <w:del w:id="2681" w:author="Author">
        <w:r w:rsidRPr="00421BD8" w:rsidDel="004F4420">
          <w:delText>'</w:delText>
        </w:r>
      </w:del>
      <w:ins w:id="2682" w:author="Author">
        <w:r w:rsidR="00983C70">
          <w:t xml:space="preserve"> </w:t>
        </w:r>
      </w:ins>
      <w:r w:rsidRPr="00421BD8">
        <w:rPr>
          <w:rFonts w:hint="eastAsia"/>
        </w:rPr>
        <w:t>[39]</w:t>
      </w:r>
      <w:ins w:id="2683" w:author="Author">
        <w:r w:rsidR="004F4420">
          <w:t xml:space="preserve"> embedding models</w:t>
        </w:r>
      </w:ins>
      <w:r w:rsidRPr="00421BD8">
        <w:t xml:space="preserve">. </w:t>
      </w:r>
      <w:ins w:id="2684" w:author="Author">
        <w:r w:rsidR="004F4420">
          <w:t xml:space="preserve">These models were analyzed using </w:t>
        </w:r>
        <w:del w:id="2685" w:author="Author">
          <w:r w:rsidRPr="00421BD8" w:rsidDel="004F4420">
            <w:delText>T</w:delText>
          </w:r>
        </w:del>
        <w:r w:rsidR="004F4420">
          <w:t>t</w:t>
        </w:r>
        <w:r w:rsidRPr="00421BD8">
          <w:t>en</w:t>
        </w:r>
      </w:ins>
      <w:del w:id="2686" w:author="Author">
        <w:r w:rsidRPr="00421BD8">
          <w:delText>A total of 10</w:delText>
        </w:r>
      </w:del>
      <w:r w:rsidRPr="00421BD8">
        <w:t xml:space="preserve"> </w:t>
      </w:r>
      <w:commentRangeStart w:id="2687"/>
      <w:r w:rsidRPr="00421BD8">
        <w:t>performance metrics</w:t>
      </w:r>
      <w:del w:id="2688" w:author="Author">
        <w:r w:rsidRPr="00421BD8" w:rsidDel="004F4420">
          <w:delText xml:space="preserve"> were analyzed using a combination of these models</w:delText>
        </w:r>
      </w:del>
      <w:r w:rsidR="00565EF9">
        <w:t>.</w:t>
      </w:r>
      <w:commentRangeEnd w:id="2687"/>
      <w:r w:rsidR="004F4420">
        <w:rPr>
          <w:rStyle w:val="CommentReference"/>
          <w:rFonts w:eastAsia="SimSun"/>
          <w:noProof/>
          <w:snapToGrid/>
          <w:lang w:eastAsia="zh-CN" w:bidi="ar-SA"/>
        </w:rPr>
        <w:commentReference w:id="2687"/>
      </w:r>
    </w:p>
    <w:p w14:paraId="665A3858" w14:textId="432BD289" w:rsidR="00421BD8" w:rsidRPr="004F4420" w:rsidDel="00946C18" w:rsidRDefault="00421BD8" w:rsidP="00421BD8">
      <w:pPr>
        <w:pStyle w:val="MDPI52figure"/>
        <w:ind w:left="2608"/>
        <w:jc w:val="left"/>
        <w:rPr>
          <w:moveFrom w:id="2689" w:author="Author" w16du:dateUtc="2024-07-28T07:24:00Z"/>
          <w:b/>
        </w:rPr>
      </w:pPr>
      <w:moveFromRangeStart w:id="2690" w:author="Author" w:name="move173063688"/>
      <w:moveFrom w:id="2691" w:author="Author" w16du:dateUtc="2024-07-28T07:24:00Z">
        <w:r w:rsidRPr="004F4420" w:rsidDel="00946C18">
          <w:rPr>
            <w:rFonts w:ascii="Times New Roman" w:hAnsi="Times New Roman"/>
          </w:rPr>
          <w:lastRenderedPageBreak/>
          <w:drawing>
            <wp:inline distT="0" distB="0" distL="0" distR="0" wp14:anchorId="40D63222" wp14:editId="2EC6F207">
              <wp:extent cx="4860000" cy="3264410"/>
              <wp:effectExtent l="0" t="0" r="0" b="0"/>
              <wp:docPr id="701683306" name="그림 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83306" name="그림 1" descr="텍스트, 스크린샷, 도표, 다채로움이(가) 표시된 사진&#10;&#10;자동 생성된 설명"/>
                      <pic:cNvPicPr/>
                    </pic:nvPicPr>
                    <pic:blipFill>
                      <a:blip r:embed="rId20" cstate="print">
                        <a:extLst>
                          <a:ext uri="{28A0092B-C50C-407E-A947-70E740481C1C}">
                            <a14:useLocalDpi xmlns:a14="http://schemas.microsoft.com/office/drawing/2010/main" val="0"/>
                          </a:ext>
                        </a:extLst>
                      </a:blip>
                      <a:srcRect t="6483" r="50261" b="47367"/>
                      <a:stretch>
                        <a:fillRect/>
                      </a:stretch>
                    </pic:blipFill>
                    <pic:spPr bwMode="auto">
                      <a:xfrm>
                        <a:off x="0" y="0"/>
                        <a:ext cx="4860000" cy="3264410"/>
                      </a:xfrm>
                      <a:prstGeom prst="rect">
                        <a:avLst/>
                      </a:prstGeom>
                      <a:ln>
                        <a:noFill/>
                      </a:ln>
                      <a:extLst>
                        <a:ext uri="{53640926-AAD7-44D8-BBD7-CCE9431645EC}">
                          <a14:shadowObscured xmlns:a14="http://schemas.microsoft.com/office/drawing/2010/main"/>
                        </a:ext>
                      </a:extLst>
                    </pic:spPr>
                  </pic:pic>
                </a:graphicData>
              </a:graphic>
            </wp:inline>
          </w:drawing>
        </w:r>
      </w:moveFrom>
    </w:p>
    <w:p w14:paraId="72C7FEB5" w14:textId="5F51AF77" w:rsidR="00421BD8" w:rsidRPr="004F4420" w:rsidDel="00946C18" w:rsidRDefault="00421BD8" w:rsidP="00421BD8">
      <w:pPr>
        <w:pStyle w:val="MDPI51figurecaption"/>
        <w:rPr>
          <w:moveFrom w:id="2692" w:author="Author" w16du:dateUtc="2024-07-28T07:24:00Z"/>
        </w:rPr>
      </w:pPr>
      <w:moveFrom w:id="2693" w:author="Author" w16du:dateUtc="2024-07-28T07:24:00Z">
        <w:r w:rsidRPr="004F4420" w:rsidDel="00946C18">
          <w:rPr>
            <w:b/>
          </w:rPr>
          <w:t xml:space="preserve">Figure 10. </w:t>
        </w:r>
        <w:r w:rsidRPr="004F4420" w:rsidDel="00946C18">
          <w:t>Faithfulness assessment results.</w:t>
        </w:r>
      </w:moveFrom>
    </w:p>
    <w:moveFromRangeEnd w:id="2690"/>
    <w:p w14:paraId="4480A574" w14:textId="69640E6D" w:rsidR="00421BD8" w:rsidRDefault="00421BD8" w:rsidP="00421BD8">
      <w:pPr>
        <w:pStyle w:val="MDPI31text"/>
        <w:rPr>
          <w:ins w:id="2694" w:author="Author"/>
        </w:rPr>
      </w:pPr>
      <w:del w:id="2695" w:author="Author">
        <w:r w:rsidRPr="004F4420" w:rsidDel="0037720A">
          <w:delText xml:space="preserve">The graph in </w:delText>
        </w:r>
      </w:del>
      <w:r w:rsidRPr="004F4420">
        <w:t>Figure</w:t>
      </w:r>
      <w:r w:rsidRPr="00421BD8">
        <w:t xml:space="preserve"> 10 shows the accurac</w:t>
      </w:r>
      <w:ins w:id="2696" w:author="Author">
        <w:r w:rsidR="0037720A">
          <w:t>ies</w:t>
        </w:r>
      </w:ins>
      <w:del w:id="2697" w:author="Author">
        <w:r w:rsidRPr="00421BD8" w:rsidDel="0037720A">
          <w:delText>y</w:delText>
        </w:r>
      </w:del>
      <w:r w:rsidRPr="00421BD8">
        <w:t xml:space="preserve"> of the generated results for each </w:t>
      </w:r>
      <w:del w:id="2698" w:author="Author">
        <w:r w:rsidRPr="00421BD8" w:rsidDel="0037720A">
          <w:delText xml:space="preserve">combination of </w:delText>
        </w:r>
      </w:del>
      <w:ins w:id="2699" w:author="Author">
        <w:del w:id="2700" w:author="Author">
          <w:r w:rsidRPr="00421BD8">
            <w:delText xml:space="preserve">the </w:delText>
          </w:r>
        </w:del>
      </w:ins>
      <w:r w:rsidRPr="00421BD8">
        <w:t xml:space="preserve">LLM </w:t>
      </w:r>
      <w:del w:id="2701" w:author="Author">
        <w:r w:rsidRPr="00421BD8">
          <w:delText xml:space="preserve">model </w:delText>
        </w:r>
      </w:del>
      <w:r w:rsidRPr="00421BD8">
        <w:t>and embedding module</w:t>
      </w:r>
      <w:ins w:id="2702" w:author="Author">
        <w:r w:rsidR="0037720A">
          <w:t xml:space="preserve"> combination, wherein</w:t>
        </w:r>
      </w:ins>
      <w:del w:id="2703" w:author="Author">
        <w:r w:rsidRPr="00421BD8" w:rsidDel="0037720A">
          <w:delText xml:space="preserve"> used. </w:delText>
        </w:r>
      </w:del>
      <w:ins w:id="2704" w:author="Author">
        <w:del w:id="2705" w:author="Author">
          <w:r w:rsidRPr="00421BD8" w:rsidDel="0037720A">
            <w:delText>The</w:delText>
          </w:r>
        </w:del>
      </w:ins>
      <w:del w:id="2706" w:author="Author">
        <w:r w:rsidRPr="00421BD8">
          <w:delText>Here, the</w:delText>
        </w:r>
      </w:del>
      <w:r w:rsidRPr="00421BD8">
        <w:t xml:space="preserve"> Ada-002 + Gpt</w:t>
      </w:r>
      <w:ins w:id="2707" w:author="Author">
        <w:r w:rsidR="0037720A">
          <w:t>-</w:t>
        </w:r>
      </w:ins>
      <w:r w:rsidRPr="00421BD8">
        <w:t>3.5-</w:t>
      </w:r>
      <w:ins w:id="2708" w:author="Author">
        <w:r w:rsidR="0037720A">
          <w:t>T</w:t>
        </w:r>
      </w:ins>
      <w:del w:id="2709" w:author="Author">
        <w:r w:rsidRPr="00421BD8" w:rsidDel="0037720A">
          <w:delText>t</w:delText>
        </w:r>
      </w:del>
      <w:r w:rsidRPr="00421BD8">
        <w:t xml:space="preserve">urbo </w:t>
      </w:r>
      <w:del w:id="2710" w:author="Author">
        <w:r w:rsidRPr="00421BD8" w:rsidDel="0037720A">
          <w:delText xml:space="preserve">combination </w:delText>
        </w:r>
      </w:del>
      <w:ins w:id="2711" w:author="Author">
        <w:del w:id="2712" w:author="Author">
          <w:r w:rsidRPr="00421BD8" w:rsidDel="0037720A">
            <w:delText>exhibited</w:delText>
          </w:r>
        </w:del>
      </w:ins>
      <w:del w:id="2713" w:author="Author">
        <w:r w:rsidRPr="00421BD8" w:rsidDel="0037720A">
          <w:delText>has</w:delText>
        </w:r>
      </w:del>
      <w:ins w:id="2714" w:author="Author">
        <w:r w:rsidR="0037720A">
          <w:t>exhibits</w:t>
        </w:r>
      </w:ins>
      <w:r w:rsidRPr="00421BD8">
        <w:t xml:space="preserve"> the highest accuracy of 0.51. This is significantly higher than </w:t>
      </w:r>
      <w:commentRangeStart w:id="2715"/>
      <w:ins w:id="2716" w:author="Author">
        <w:r w:rsidRPr="00421BD8">
          <w:t>th</w:t>
        </w:r>
        <w:r w:rsidR="0037720A">
          <w:t>ose</w:t>
        </w:r>
        <w:del w:id="2717" w:author="Author">
          <w:r w:rsidRPr="00421BD8">
            <w:delText>ose</w:delText>
          </w:r>
        </w:del>
        <w:r w:rsidRPr="00421BD8">
          <w:t xml:space="preserve"> of </w:t>
        </w:r>
      </w:ins>
      <w:commentRangeEnd w:id="2715"/>
      <w:r w:rsidRPr="00421BD8">
        <w:commentReference w:id="2715"/>
      </w:r>
      <w:r w:rsidRPr="00421BD8">
        <w:t xml:space="preserve">the other model combinations, </w:t>
      </w:r>
      <w:del w:id="2718" w:author="Author">
        <w:r w:rsidRPr="00421BD8" w:rsidDel="0037720A">
          <w:delText xml:space="preserve">suggesting </w:delText>
        </w:r>
      </w:del>
      <w:ins w:id="2719" w:author="Author">
        <w:r w:rsidR="0037720A">
          <w:t>indicating its reliability</w:t>
        </w:r>
      </w:ins>
      <w:del w:id="2720" w:author="Author">
        <w:r w:rsidRPr="00421BD8" w:rsidDel="0037720A">
          <w:delText>that this combination is reliable</w:delText>
        </w:r>
      </w:del>
      <w:r w:rsidRPr="00421BD8">
        <w:t>. The combinations using Llama</w:t>
      </w:r>
      <w:ins w:id="2721" w:author="Author">
        <w:r w:rsidR="0037720A">
          <w:t>-</w:t>
        </w:r>
      </w:ins>
      <w:r w:rsidRPr="00421BD8">
        <w:t>3</w:t>
      </w:r>
      <w:ins w:id="2722" w:author="Author">
        <w:r w:rsidR="0037720A">
          <w:t>-</w:t>
        </w:r>
      </w:ins>
      <w:del w:id="2723" w:author="Author">
        <w:r w:rsidRPr="00421BD8" w:rsidDel="0037720A">
          <w:delText xml:space="preserve"> </w:delText>
        </w:r>
      </w:del>
      <w:r w:rsidRPr="00421BD8">
        <w:t>8</w:t>
      </w:r>
      <w:ins w:id="2724" w:author="Author">
        <w:r w:rsidR="001E7A2B">
          <w:t>B</w:t>
        </w:r>
        <w:r w:rsidR="0037720A">
          <w:t>,</w:t>
        </w:r>
      </w:ins>
      <w:del w:id="2725" w:author="Author">
        <w:r w:rsidRPr="00421BD8" w:rsidDel="0037720A">
          <w:delText>B</w:delText>
        </w:r>
      </w:del>
      <w:r w:rsidRPr="00421BD8">
        <w:t xml:space="preserve"> </w:t>
      </w:r>
      <w:del w:id="2726" w:author="Author">
        <w:r w:rsidRPr="00421BD8" w:rsidDel="0037720A">
          <w:delText>(</w:delText>
        </w:r>
      </w:del>
      <w:r w:rsidRPr="00421BD8">
        <w:t>Ada-002 + Llama</w:t>
      </w:r>
      <w:ins w:id="2727" w:author="Author">
        <w:r w:rsidR="0037720A">
          <w:t>-</w:t>
        </w:r>
      </w:ins>
      <w:r w:rsidRPr="00421BD8">
        <w:t>3</w:t>
      </w:r>
      <w:ins w:id="2728" w:author="Author">
        <w:r w:rsidR="0037720A">
          <w:t>-</w:t>
        </w:r>
      </w:ins>
      <w:del w:id="2729" w:author="Author">
        <w:r w:rsidRPr="00421BD8" w:rsidDel="0037720A">
          <w:delText xml:space="preserve"> </w:delText>
        </w:r>
      </w:del>
      <w:r w:rsidRPr="00421BD8">
        <w:t>8</w:t>
      </w:r>
      <w:ins w:id="2730" w:author="Author">
        <w:r w:rsidR="001E7A2B">
          <w:t>B</w:t>
        </w:r>
      </w:ins>
      <w:del w:id="2731" w:author="Author">
        <w:r w:rsidRPr="00421BD8" w:rsidDel="0037720A">
          <w:delText>B</w:delText>
        </w:r>
      </w:del>
      <w:ins w:id="2732" w:author="Author">
        <w:r w:rsidR="0037720A">
          <w:t xml:space="preserve"> and</w:t>
        </w:r>
      </w:ins>
      <w:del w:id="2733" w:author="Author">
        <w:r w:rsidRPr="00421BD8" w:rsidDel="0037720A">
          <w:delText>,</w:delText>
        </w:r>
      </w:del>
      <w:r w:rsidRPr="00421BD8">
        <w:t xml:space="preserve"> KR-SBERT + Llama</w:t>
      </w:r>
      <w:ins w:id="2734" w:author="Author">
        <w:r w:rsidR="0037720A">
          <w:t>-</w:t>
        </w:r>
      </w:ins>
      <w:r w:rsidRPr="00421BD8">
        <w:t>3</w:t>
      </w:r>
      <w:ins w:id="2735" w:author="Author">
        <w:r w:rsidR="0037720A">
          <w:t>-</w:t>
        </w:r>
      </w:ins>
      <w:del w:id="2736" w:author="Author">
        <w:r w:rsidRPr="00421BD8" w:rsidDel="0037720A">
          <w:delText xml:space="preserve"> </w:delText>
        </w:r>
      </w:del>
      <w:r w:rsidRPr="00421BD8">
        <w:t>8</w:t>
      </w:r>
      <w:ins w:id="2737" w:author="Author">
        <w:r w:rsidR="001E7A2B">
          <w:t>B</w:t>
        </w:r>
      </w:ins>
      <w:del w:id="2738" w:author="Author">
        <w:r w:rsidRPr="00421BD8" w:rsidDel="0037720A">
          <w:delText>B</w:delText>
        </w:r>
      </w:del>
      <w:ins w:id="2739" w:author="Author">
        <w:r w:rsidR="0037720A">
          <w:t>,</w:t>
        </w:r>
      </w:ins>
      <w:del w:id="2740" w:author="Author">
        <w:r w:rsidRPr="00421BD8" w:rsidDel="0037720A">
          <w:delText>)</w:delText>
        </w:r>
      </w:del>
      <w:r w:rsidRPr="00421BD8">
        <w:t xml:space="preserve"> also showed high accurac</w:t>
      </w:r>
      <w:ins w:id="2741" w:author="Author">
        <w:r w:rsidR="0037720A">
          <w:t>ies</w:t>
        </w:r>
      </w:ins>
      <w:del w:id="2742" w:author="Author">
        <w:r w:rsidRPr="00421BD8" w:rsidDel="0037720A">
          <w:delText>y</w:delText>
        </w:r>
      </w:del>
      <w:r w:rsidRPr="00421BD8">
        <w:t xml:space="preserve"> of 0.46 and 0.45, respectively</w:t>
      </w:r>
      <w:ins w:id="2743" w:author="Author">
        <w:r w:rsidR="0037720A">
          <w:t xml:space="preserve">, suggesting </w:t>
        </w:r>
      </w:ins>
      <w:del w:id="2744" w:author="Author">
        <w:r w:rsidRPr="00421BD8" w:rsidDel="0037720A">
          <w:delText xml:space="preserve">. These results show </w:delText>
        </w:r>
      </w:del>
      <w:r w:rsidRPr="00421BD8">
        <w:t xml:space="preserve">that </w:t>
      </w:r>
      <w:del w:id="2745" w:author="Author">
        <w:r w:rsidRPr="00421BD8" w:rsidDel="0037720A">
          <w:delText xml:space="preserve">the </w:delText>
        </w:r>
      </w:del>
      <w:r w:rsidRPr="00421BD8">
        <w:t>Llama</w:t>
      </w:r>
      <w:ins w:id="2746" w:author="Author">
        <w:r w:rsidR="0037720A">
          <w:t>-</w:t>
        </w:r>
      </w:ins>
      <w:r w:rsidRPr="00421BD8">
        <w:t>3</w:t>
      </w:r>
      <w:ins w:id="2747" w:author="Author">
        <w:r w:rsidR="0037720A">
          <w:t>-</w:t>
        </w:r>
      </w:ins>
      <w:del w:id="2748" w:author="Author">
        <w:r w:rsidRPr="00421BD8" w:rsidDel="0037720A">
          <w:delText xml:space="preserve"> </w:delText>
        </w:r>
      </w:del>
      <w:r w:rsidRPr="00421BD8">
        <w:t>8</w:t>
      </w:r>
      <w:ins w:id="2749" w:author="Author">
        <w:r w:rsidR="001E7A2B">
          <w:t>B</w:t>
        </w:r>
        <w:del w:id="2750" w:author="Author">
          <w:r w:rsidRPr="00421BD8" w:rsidDel="0037720A">
            <w:delText xml:space="preserve"> </w:delText>
          </w:r>
        </w:del>
      </w:ins>
      <w:del w:id="2751" w:author="Author">
        <w:r w:rsidRPr="00421BD8" w:rsidDel="0037720A">
          <w:delText>B</w:delText>
        </w:r>
      </w:del>
      <w:r w:rsidRPr="00421BD8">
        <w:t xml:space="preserve"> </w:t>
      </w:r>
      <w:del w:id="2752" w:author="Author">
        <w:r w:rsidRPr="00421BD8" w:rsidDel="0037720A">
          <w:delText>model provides</w:delText>
        </w:r>
      </w:del>
      <w:ins w:id="2753" w:author="Author">
        <w:r w:rsidR="0037720A">
          <w:t>offers</w:t>
        </w:r>
      </w:ins>
      <w:r w:rsidRPr="00421BD8">
        <w:t xml:space="preserve"> </w:t>
      </w:r>
      <w:ins w:id="2754" w:author="Author">
        <w:r w:rsidRPr="00421BD8">
          <w:t xml:space="preserve">a </w:t>
        </w:r>
      </w:ins>
      <w:r w:rsidRPr="00421BD8">
        <w:t xml:space="preserve">higher accuracy </w:t>
      </w:r>
      <w:ins w:id="2755" w:author="Author">
        <w:r w:rsidRPr="00421BD8">
          <w:t>than</w:t>
        </w:r>
      </w:ins>
      <w:del w:id="2756" w:author="Author">
        <w:r w:rsidRPr="00421BD8">
          <w:delText>compared to</w:delText>
        </w:r>
      </w:del>
      <w:r w:rsidRPr="00421BD8">
        <w:t xml:space="preserve"> the other models</w:t>
      </w:r>
      <w:r>
        <w:t>.</w:t>
      </w:r>
    </w:p>
    <w:p w14:paraId="0AD35792" w14:textId="77777777" w:rsidR="00946C18" w:rsidRDefault="00946C18" w:rsidP="00946C18">
      <w:pPr>
        <w:pStyle w:val="MDPI52figure"/>
        <w:ind w:left="2608"/>
        <w:jc w:val="left"/>
        <w:rPr>
          <w:moveTo w:id="2757" w:author="Author" w16du:dateUtc="2024-07-28T07:24:00Z"/>
          <w:b/>
        </w:rPr>
      </w:pPr>
      <w:moveToRangeStart w:id="2758" w:author="Author" w:name="move173063688"/>
      <w:moveTo w:id="2759" w:author="Author" w16du:dateUtc="2024-07-28T07:24:00Z">
        <w:r w:rsidRPr="00626B2A">
          <w:rPr>
            <w:rFonts w:ascii="Times New Roman" w:hAnsi="Times New Roman"/>
            <w:noProof/>
          </w:rPr>
          <w:drawing>
            <wp:inline distT="0" distB="0" distL="0" distR="0" wp14:anchorId="07AD79D2" wp14:editId="25271EAB">
              <wp:extent cx="4860000" cy="3264410"/>
              <wp:effectExtent l="0" t="0" r="0" b="0"/>
              <wp:docPr id="1477230746" name="그림 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83306" name="그림 1" descr="텍스트, 스크린샷, 도표, 다채로움이(가) 표시된 사진&#10;&#10;자동 생성된 설명"/>
                      <pic:cNvPicPr/>
                    </pic:nvPicPr>
                    <pic:blipFill>
                      <a:blip r:embed="rId20" cstate="print">
                        <a:extLst>
                          <a:ext uri="{28A0092B-C50C-407E-A947-70E740481C1C}">
                            <a14:useLocalDpi xmlns:a14="http://schemas.microsoft.com/office/drawing/2010/main" val="0"/>
                          </a:ext>
                        </a:extLst>
                      </a:blip>
                      <a:srcRect t="6483" r="50261" b="47367"/>
                      <a:stretch>
                        <a:fillRect/>
                      </a:stretch>
                    </pic:blipFill>
                    <pic:spPr bwMode="auto">
                      <a:xfrm>
                        <a:off x="0" y="0"/>
                        <a:ext cx="4860000" cy="3264410"/>
                      </a:xfrm>
                      <a:prstGeom prst="rect">
                        <a:avLst/>
                      </a:prstGeom>
                      <a:ln>
                        <a:noFill/>
                      </a:ln>
                      <a:extLst>
                        <a:ext uri="{53640926-AAD7-44D8-BBD7-CCE9431645EC}">
                          <a14:shadowObscured xmlns:a14="http://schemas.microsoft.com/office/drawing/2010/main"/>
                        </a:ext>
                      </a:extLst>
                    </pic:spPr>
                  </pic:pic>
                </a:graphicData>
              </a:graphic>
            </wp:inline>
          </w:drawing>
        </w:r>
      </w:moveTo>
    </w:p>
    <w:p w14:paraId="68D327DF" w14:textId="069F7373" w:rsidR="00946C18" w:rsidDel="00946C18" w:rsidRDefault="00946C18" w:rsidP="00946C18">
      <w:pPr>
        <w:pStyle w:val="MDPI51figurecaption"/>
        <w:rPr>
          <w:del w:id="2760" w:author="Author"/>
          <w:moveTo w:id="2761" w:author="Author" w16du:dateUtc="2024-07-28T07:24:00Z"/>
        </w:rPr>
      </w:pPr>
      <w:moveTo w:id="2762" w:author="Author" w16du:dateUtc="2024-07-28T07:24:00Z">
        <w:r w:rsidRPr="00FA04F1">
          <w:rPr>
            <w:b/>
          </w:rPr>
          <w:t>Figure 1</w:t>
        </w:r>
        <w:r>
          <w:rPr>
            <w:b/>
          </w:rPr>
          <w:t>0</w:t>
        </w:r>
        <w:r w:rsidRPr="00FA04F1">
          <w:rPr>
            <w:b/>
          </w:rPr>
          <w:t xml:space="preserve">. </w:t>
        </w:r>
        <w:r w:rsidRPr="00421BD8">
          <w:t>Faithfulness</w:t>
        </w:r>
      </w:moveTo>
      <w:ins w:id="2763" w:author="Author">
        <w:r w:rsidR="00117351">
          <w:t>-</w:t>
        </w:r>
      </w:ins>
      <w:moveTo w:id="2764" w:author="Author" w16du:dateUtc="2024-07-28T07:24:00Z">
        <w:del w:id="2765" w:author="Author">
          <w:r w:rsidRPr="00421BD8" w:rsidDel="00117351">
            <w:delText xml:space="preserve"> </w:delText>
          </w:r>
        </w:del>
        <w:r w:rsidRPr="00421BD8">
          <w:t>assessment results</w:t>
        </w:r>
        <w:r>
          <w:t>.</w:t>
        </w:r>
      </w:moveTo>
    </w:p>
    <w:moveToRangeEnd w:id="2758"/>
    <w:p w14:paraId="64EDB576" w14:textId="77777777" w:rsidR="00946C18" w:rsidRDefault="00946C18">
      <w:pPr>
        <w:pStyle w:val="MDPI51figurecaption"/>
        <w:pPrChange w:id="2766" w:author="Author">
          <w:pPr>
            <w:pStyle w:val="MDPI31text"/>
          </w:pPr>
        </w:pPrChange>
      </w:pPr>
    </w:p>
    <w:p w14:paraId="16581B99" w14:textId="3435925D" w:rsidR="00421BD8" w:rsidDel="00946C18" w:rsidRDefault="00421BD8" w:rsidP="00421BD8">
      <w:pPr>
        <w:pStyle w:val="MDPI52figure"/>
        <w:ind w:left="2608"/>
        <w:jc w:val="left"/>
        <w:rPr>
          <w:moveFrom w:id="2767" w:author="Author" w16du:dateUtc="2024-07-28T07:24:00Z"/>
          <w:b/>
        </w:rPr>
      </w:pPr>
      <w:moveFromRangeStart w:id="2768" w:author="Author" w:name="move173063704"/>
      <w:moveFrom w:id="2769" w:author="Author" w16du:dateUtc="2024-07-28T07:24:00Z">
        <w:r w:rsidRPr="00626B2A" w:rsidDel="00946C18">
          <w:rPr>
            <w:rFonts w:ascii="Times New Roman" w:hAnsi="Times New Roman"/>
          </w:rPr>
          <w:drawing>
            <wp:inline distT="0" distB="0" distL="0" distR="0" wp14:anchorId="59712C98" wp14:editId="1B199E21">
              <wp:extent cx="4860000" cy="3264409"/>
              <wp:effectExtent l="0" t="0" r="0" b="0"/>
              <wp:docPr id="673797755" name="그림 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7755" name="그림 1" descr="텍스트, 스크린샷, 도표, 다채로움이(가) 표시된 사진&#10;&#10;자동 생성된 설명"/>
                      <pic:cNvPicPr/>
                    </pic:nvPicPr>
                    <pic:blipFill>
                      <a:blip r:embed="rId21" cstate="print">
                        <a:extLst>
                          <a:ext uri="{28A0092B-C50C-407E-A947-70E740481C1C}">
                            <a14:useLocalDpi xmlns:a14="http://schemas.microsoft.com/office/drawing/2010/main" val="0"/>
                          </a:ext>
                        </a:extLst>
                      </a:blip>
                      <a:srcRect l="50252" t="7180" r="8" b="46670"/>
                      <a:stretch>
                        <a:fillRect/>
                      </a:stretch>
                    </pic:blipFill>
                    <pic:spPr bwMode="auto">
                      <a:xfrm>
                        <a:off x="0" y="0"/>
                        <a:ext cx="4860000" cy="3264409"/>
                      </a:xfrm>
                      <a:prstGeom prst="rect">
                        <a:avLst/>
                      </a:prstGeom>
                      <a:ln>
                        <a:noFill/>
                      </a:ln>
                      <a:extLst>
                        <a:ext uri="{53640926-AAD7-44D8-BBD7-CCE9431645EC}">
                          <a14:shadowObscured xmlns:a14="http://schemas.microsoft.com/office/drawing/2010/main"/>
                        </a:ext>
                      </a:extLst>
                    </pic:spPr>
                  </pic:pic>
                </a:graphicData>
              </a:graphic>
            </wp:inline>
          </w:drawing>
        </w:r>
      </w:moveFrom>
    </w:p>
    <w:p w14:paraId="4D2788DC" w14:textId="1C6060D5" w:rsidR="00421BD8" w:rsidDel="00946C18" w:rsidRDefault="00421BD8" w:rsidP="00421BD8">
      <w:pPr>
        <w:pStyle w:val="MDPI51figurecaption"/>
        <w:rPr>
          <w:moveFrom w:id="2770" w:author="Author" w16du:dateUtc="2024-07-28T07:24:00Z"/>
        </w:rPr>
      </w:pPr>
      <w:moveFrom w:id="2771" w:author="Author" w16du:dateUtc="2024-07-28T07:24:00Z">
        <w:r w:rsidRPr="00FA04F1" w:rsidDel="00946C18">
          <w:rPr>
            <w:b/>
          </w:rPr>
          <w:t>Figure 1</w:t>
        </w:r>
        <w:r w:rsidDel="00946C18">
          <w:rPr>
            <w:b/>
          </w:rPr>
          <w:t>1</w:t>
        </w:r>
        <w:r w:rsidRPr="00FA04F1" w:rsidDel="00946C18">
          <w:rPr>
            <w:b/>
          </w:rPr>
          <w:t xml:space="preserve">. </w:t>
        </w:r>
        <w:r w:rsidRPr="00421BD8" w:rsidDel="00946C18">
          <w:t>Answer Relevancy assessment results</w:t>
        </w:r>
        <w:r w:rsidDel="00946C18">
          <w:t>.</w:t>
        </w:r>
      </w:moveFrom>
    </w:p>
    <w:moveFromRangeEnd w:id="2768"/>
    <w:p w14:paraId="64ABAED8" w14:textId="5B193EE6" w:rsidR="00421BD8" w:rsidRDefault="00421BD8" w:rsidP="00421BD8">
      <w:pPr>
        <w:pStyle w:val="MDPI31text"/>
        <w:rPr>
          <w:ins w:id="2772" w:author="Author"/>
        </w:rPr>
      </w:pPr>
      <w:r w:rsidRPr="00421BD8">
        <w:t xml:space="preserve">Figure 11 </w:t>
      </w:r>
      <w:ins w:id="2773" w:author="Author">
        <w:r w:rsidRPr="00421BD8">
          <w:t>il</w:t>
        </w:r>
      </w:ins>
      <w:del w:id="2774" w:author="Author">
        <w:r w:rsidRPr="00421BD8">
          <w:delText>eva</w:delText>
        </w:r>
      </w:del>
      <w:r w:rsidRPr="00421BD8">
        <w:t>lu</w:t>
      </w:r>
      <w:ins w:id="2775" w:author="Author">
        <w:r w:rsidRPr="00421BD8">
          <w:t>str</w:t>
        </w:r>
      </w:ins>
      <w:r w:rsidRPr="00421BD8">
        <w:t xml:space="preserve">ates the </w:t>
      </w:r>
      <w:ins w:id="2776" w:author="Author">
        <w:r w:rsidR="00854F8E">
          <w:t xml:space="preserve">response </w:t>
        </w:r>
      </w:ins>
      <w:r w:rsidRPr="00421BD8">
        <w:t>relevance</w:t>
      </w:r>
      <w:del w:id="2777" w:author="Author">
        <w:r w:rsidRPr="00421BD8" w:rsidDel="00854F8E">
          <w:delText xml:space="preserve"> of the</w:delText>
        </w:r>
      </w:del>
      <w:ins w:id="2778" w:author="Author">
        <w:del w:id="2779" w:author="Author">
          <w:r w:rsidRPr="00421BD8">
            <w:delText>se</w:delText>
          </w:r>
        </w:del>
      </w:ins>
      <w:del w:id="2780" w:author="Author">
        <w:r w:rsidRPr="00421BD8" w:rsidDel="00854F8E">
          <w:delText xml:space="preserve"> </w:delText>
        </w:r>
      </w:del>
      <w:ins w:id="2781" w:author="Author">
        <w:del w:id="2782" w:author="Author">
          <w:r w:rsidRPr="00421BD8" w:rsidDel="00854F8E">
            <w:delText>responses</w:delText>
          </w:r>
        </w:del>
      </w:ins>
      <w:del w:id="2783" w:author="Author">
        <w:r w:rsidRPr="00421BD8">
          <w:delText>answers</w:delText>
        </w:r>
      </w:del>
      <w:r w:rsidRPr="00421BD8">
        <w:t xml:space="preserve">. </w:t>
      </w:r>
      <w:del w:id="2784" w:author="Author">
        <w:r w:rsidRPr="00421BD8" w:rsidDel="00854F8E">
          <w:delText>Again</w:delText>
        </w:r>
      </w:del>
      <w:ins w:id="2785" w:author="Author">
        <w:r w:rsidR="00854F8E">
          <w:t>Similar to the accuracy results</w:t>
        </w:r>
      </w:ins>
      <w:r w:rsidRPr="00421BD8">
        <w:t>, the Ada-002 + Gpt</w:t>
      </w:r>
      <w:ins w:id="2786" w:author="Author">
        <w:r w:rsidR="00854F8E">
          <w:t>-</w:t>
        </w:r>
      </w:ins>
      <w:r w:rsidRPr="00421BD8">
        <w:t>3.5-</w:t>
      </w:r>
      <w:ins w:id="2787" w:author="Author">
        <w:r w:rsidR="00854F8E">
          <w:t>T</w:t>
        </w:r>
      </w:ins>
      <w:del w:id="2788" w:author="Author">
        <w:r w:rsidRPr="00421BD8" w:rsidDel="00854F8E">
          <w:delText>t</w:delText>
        </w:r>
      </w:del>
      <w:r w:rsidRPr="00421BD8">
        <w:t xml:space="preserve">urbo combination </w:t>
      </w:r>
      <w:del w:id="2789" w:author="Author">
        <w:r w:rsidRPr="00421BD8" w:rsidDel="00854F8E">
          <w:delText>ha</w:delText>
        </w:r>
        <w:r w:rsidRPr="00421BD8">
          <w:delText>s</w:delText>
        </w:r>
      </w:del>
      <w:ins w:id="2790" w:author="Author">
        <w:r w:rsidR="00854F8E">
          <w:t>exhibits</w:t>
        </w:r>
      </w:ins>
      <w:r w:rsidRPr="00421BD8">
        <w:t xml:space="preserve"> the highest score of 0.86</w:t>
      </w:r>
      <w:ins w:id="2791" w:author="Author">
        <w:r w:rsidR="00854F8E">
          <w:t>, demonstrating</w:t>
        </w:r>
      </w:ins>
      <w:del w:id="2792" w:author="Author">
        <w:r w:rsidRPr="00421BD8" w:rsidDel="00854F8E">
          <w:delText>. This indicates that</w:delText>
        </w:r>
      </w:del>
      <w:r w:rsidRPr="00421BD8">
        <w:t xml:space="preserve"> it</w:t>
      </w:r>
      <w:ins w:id="2793" w:author="Author">
        <w:r w:rsidR="00854F8E">
          <w:t>s</w:t>
        </w:r>
      </w:ins>
      <w:r w:rsidRPr="00421BD8">
        <w:t xml:space="preserve"> </w:t>
      </w:r>
      <w:del w:id="2794" w:author="Author">
        <w:r w:rsidRPr="00421BD8" w:rsidDel="00854F8E">
          <w:delText xml:space="preserve">is </w:delText>
        </w:r>
      </w:del>
      <w:ins w:id="2795" w:author="Author">
        <w:r w:rsidRPr="00421BD8">
          <w:t>superior</w:t>
        </w:r>
        <w:r w:rsidR="00854F8E">
          <w:t>ity</w:t>
        </w:r>
      </w:ins>
      <w:del w:id="2796" w:author="Author">
        <w:r w:rsidRPr="00421BD8">
          <w:delText>better</w:delText>
        </w:r>
      </w:del>
      <w:r w:rsidRPr="00421BD8">
        <w:t xml:space="preserve"> </w:t>
      </w:r>
      <w:ins w:id="2797" w:author="Author">
        <w:r w:rsidRPr="00421BD8">
          <w:t>to</w:t>
        </w:r>
      </w:ins>
      <w:del w:id="2798" w:author="Author">
        <w:r w:rsidRPr="00421BD8">
          <w:delText>than</w:delText>
        </w:r>
      </w:del>
      <w:r w:rsidRPr="00421BD8">
        <w:t xml:space="preserve"> </w:t>
      </w:r>
      <w:del w:id="2799" w:author="Author">
        <w:r w:rsidRPr="00421BD8">
          <w:delText xml:space="preserve">the </w:delText>
        </w:r>
      </w:del>
      <w:r w:rsidRPr="00421BD8">
        <w:t xml:space="preserve">other model combinations in terms of relevance. </w:t>
      </w:r>
      <w:del w:id="2800" w:author="Author">
        <w:r w:rsidRPr="00421BD8" w:rsidDel="00854F8E">
          <w:delText>On the other hand</w:delText>
        </w:r>
      </w:del>
      <w:ins w:id="2801" w:author="Author">
        <w:r w:rsidR="00854F8E">
          <w:t>By contrast</w:t>
        </w:r>
      </w:ins>
      <w:r w:rsidRPr="00421BD8">
        <w:t>, the Ada-002 + Llama</w:t>
      </w:r>
      <w:ins w:id="2802" w:author="Author">
        <w:r w:rsidR="00854F8E">
          <w:t>-</w:t>
        </w:r>
      </w:ins>
      <w:r w:rsidRPr="00421BD8">
        <w:t>3</w:t>
      </w:r>
      <w:ins w:id="2803" w:author="Author">
        <w:r w:rsidR="00854F8E">
          <w:t>-</w:t>
        </w:r>
      </w:ins>
      <w:del w:id="2804" w:author="Author">
        <w:r w:rsidRPr="00421BD8" w:rsidDel="00854F8E">
          <w:delText xml:space="preserve"> </w:delText>
        </w:r>
      </w:del>
      <w:r w:rsidRPr="00421BD8">
        <w:t>8</w:t>
      </w:r>
      <w:ins w:id="2805" w:author="Author">
        <w:r w:rsidR="001E7A2B">
          <w:t>B</w:t>
        </w:r>
      </w:ins>
      <w:del w:id="2806" w:author="Author">
        <w:r w:rsidRPr="00421BD8" w:rsidDel="00854F8E">
          <w:delText>B</w:delText>
        </w:r>
      </w:del>
      <w:r w:rsidRPr="00421BD8">
        <w:t xml:space="preserve"> and KR-SBERT + Qwen2</w:t>
      </w:r>
      <w:ins w:id="2807" w:author="Author">
        <w:r w:rsidR="00854F8E">
          <w:t>-</w:t>
        </w:r>
      </w:ins>
      <w:del w:id="2808" w:author="Author">
        <w:r w:rsidRPr="00421BD8" w:rsidDel="00854F8E">
          <w:delText xml:space="preserve"> </w:delText>
        </w:r>
      </w:del>
      <w:r w:rsidRPr="00421BD8">
        <w:t>7</w:t>
      </w:r>
      <w:ins w:id="2809" w:author="Author">
        <w:r w:rsidR="001E7A2B">
          <w:t>B</w:t>
        </w:r>
      </w:ins>
      <w:del w:id="2810" w:author="Author">
        <w:r w:rsidRPr="00421BD8" w:rsidDel="00854F8E">
          <w:delText>B</w:delText>
        </w:r>
      </w:del>
      <w:r w:rsidRPr="00421BD8">
        <w:t xml:space="preserve"> combinations </w:t>
      </w:r>
      <w:del w:id="2811" w:author="Author">
        <w:r w:rsidRPr="00421BD8" w:rsidDel="00854F8E">
          <w:delText xml:space="preserve">have </w:delText>
        </w:r>
      </w:del>
      <w:ins w:id="2812" w:author="Author">
        <w:r w:rsidR="00854F8E">
          <w:t>exhibit</w:t>
        </w:r>
        <w:r w:rsidR="00854F8E" w:rsidRPr="00421BD8">
          <w:t xml:space="preserve"> </w:t>
        </w:r>
      </w:ins>
      <w:r w:rsidRPr="00421BD8">
        <w:t>lower relevance scores of 0.39 and 0.42, respectively</w:t>
      </w:r>
      <w:ins w:id="2813" w:author="Author">
        <w:r w:rsidR="00854F8E">
          <w:t>, suggesting</w:t>
        </w:r>
      </w:ins>
      <w:del w:id="2814" w:author="Author">
        <w:r w:rsidRPr="00421BD8" w:rsidDel="00854F8E">
          <w:delText>.</w:delText>
        </w:r>
      </w:del>
      <w:r w:rsidRPr="00421BD8">
        <w:t xml:space="preserve"> </w:t>
      </w:r>
      <w:del w:id="2815" w:author="Author">
        <w:r w:rsidRPr="00421BD8" w:rsidDel="00854F8E">
          <w:delText xml:space="preserve">This </w:delText>
        </w:r>
        <w:r w:rsidRPr="00421BD8">
          <w:delText>shows</w:delText>
        </w:r>
        <w:r w:rsidRPr="00421BD8" w:rsidDel="00854F8E">
          <w:delText xml:space="preserve"> </w:delText>
        </w:r>
      </w:del>
      <w:r w:rsidRPr="00421BD8">
        <w:t xml:space="preserve">that these </w:t>
      </w:r>
      <w:del w:id="2816" w:author="Author">
        <w:r w:rsidRPr="00421BD8" w:rsidDel="00854F8E">
          <w:delText xml:space="preserve">two </w:delText>
        </w:r>
      </w:del>
      <w:r w:rsidRPr="00421BD8">
        <w:t xml:space="preserve">combinations </w:t>
      </w:r>
      <w:ins w:id="2817" w:author="Author">
        <w:del w:id="2818" w:author="Author">
          <w:r w:rsidRPr="00421BD8" w:rsidDel="00854F8E">
            <w:delText>require</w:delText>
          </w:r>
        </w:del>
      </w:ins>
      <w:del w:id="2819" w:author="Author">
        <w:r w:rsidRPr="00421BD8" w:rsidDel="00854F8E">
          <w:delText>need</w:delText>
        </w:r>
      </w:del>
      <w:ins w:id="2820" w:author="Author">
        <w:r w:rsidR="00854F8E">
          <w:t>require improvements</w:t>
        </w:r>
      </w:ins>
      <w:del w:id="2821" w:author="Author">
        <w:r w:rsidRPr="00421BD8" w:rsidDel="00854F8E">
          <w:delText xml:space="preserve"> improvement</w:delText>
        </w:r>
      </w:del>
      <w:r w:rsidRPr="00421BD8">
        <w:t xml:space="preserve"> in terms of </w:t>
      </w:r>
      <w:ins w:id="2822" w:author="Author">
        <w:del w:id="2823" w:author="Author">
          <w:r w:rsidRPr="00421BD8" w:rsidDel="00854F8E">
            <w:delText xml:space="preserve">the </w:delText>
          </w:r>
        </w:del>
        <w:r w:rsidR="00854F8E">
          <w:t xml:space="preserve">answer </w:t>
        </w:r>
      </w:ins>
      <w:r w:rsidRPr="00421BD8">
        <w:t>relevance</w:t>
      </w:r>
      <w:del w:id="2824" w:author="Author">
        <w:r w:rsidRPr="00421BD8" w:rsidDel="00854F8E">
          <w:delText xml:space="preserve"> of </w:delText>
        </w:r>
      </w:del>
      <w:ins w:id="2825" w:author="Author">
        <w:del w:id="2826" w:author="Author">
          <w:r w:rsidRPr="00421BD8" w:rsidDel="00854F8E">
            <w:delText xml:space="preserve">the </w:delText>
          </w:r>
        </w:del>
      </w:ins>
      <w:del w:id="2827" w:author="Author">
        <w:r w:rsidRPr="00421BD8" w:rsidDel="00854F8E">
          <w:delText>answers</w:delText>
        </w:r>
      </w:del>
      <w:r w:rsidRPr="00421BD8">
        <w:t xml:space="preserve">. </w:t>
      </w:r>
      <w:ins w:id="2828" w:author="Author">
        <w:r w:rsidRPr="00421BD8">
          <w:t>Although most</w:t>
        </w:r>
      </w:ins>
      <w:del w:id="2829" w:author="Author">
        <w:r w:rsidRPr="00421BD8">
          <w:delText>While most of the</w:delText>
        </w:r>
      </w:del>
      <w:r w:rsidRPr="00421BD8">
        <w:t xml:space="preserve"> model combinations </w:t>
      </w:r>
      <w:del w:id="2830" w:author="Author">
        <w:r w:rsidRPr="00421BD8" w:rsidDel="00854F8E">
          <w:delText>ha</w:delText>
        </w:r>
      </w:del>
      <w:ins w:id="2831" w:author="Author">
        <w:del w:id="2832" w:author="Author">
          <w:r w:rsidRPr="00421BD8" w:rsidDel="00854F8E">
            <w:delText>d</w:delText>
          </w:r>
        </w:del>
      </w:ins>
      <w:del w:id="2833" w:author="Author">
        <w:r w:rsidRPr="00421BD8" w:rsidDel="00854F8E">
          <w:delText>ve</w:delText>
        </w:r>
      </w:del>
      <w:ins w:id="2834" w:author="Author">
        <w:r w:rsidR="00854F8E">
          <w:t xml:space="preserve">obtained </w:t>
        </w:r>
      </w:ins>
      <w:del w:id="2835" w:author="Author">
        <w:r w:rsidRPr="00421BD8" w:rsidDel="00854F8E">
          <w:delText xml:space="preserve"> a </w:delText>
        </w:r>
      </w:del>
      <w:r w:rsidRPr="00421BD8">
        <w:t>relevance</w:t>
      </w:r>
      <w:ins w:id="2836" w:author="Author">
        <w:r w:rsidR="00854F8E">
          <w:t xml:space="preserve"> scores</w:t>
        </w:r>
      </w:ins>
      <w:r w:rsidRPr="00421BD8">
        <w:t xml:space="preserve"> of</w:t>
      </w:r>
      <w:ins w:id="2837" w:author="Author">
        <w:r w:rsidR="00854F8E">
          <w:t xml:space="preserve"> approximately</w:t>
        </w:r>
      </w:ins>
      <w:r w:rsidRPr="00421BD8">
        <w:t xml:space="preserve"> 0.5</w:t>
      </w:r>
      <w:del w:id="2838" w:author="Author">
        <w:r w:rsidRPr="00421BD8">
          <w:delText xml:space="preserve"> or higher</w:delText>
        </w:r>
      </w:del>
      <w:r w:rsidRPr="00421BD8">
        <w:t xml:space="preserve">, </w:t>
      </w:r>
      <w:ins w:id="2839" w:author="Author">
        <w:r w:rsidRPr="00421BD8">
          <w:t>they</w:t>
        </w:r>
      </w:ins>
      <w:del w:id="2840" w:author="Author">
        <w:r w:rsidRPr="00421BD8">
          <w:delText>these two combinations</w:delText>
        </w:r>
      </w:del>
      <w:r w:rsidRPr="00421BD8">
        <w:t xml:space="preserve"> performed relatively poorly</w:t>
      </w:r>
      <w:r>
        <w:t>.</w:t>
      </w:r>
    </w:p>
    <w:p w14:paraId="441725E5" w14:textId="77777777" w:rsidR="00946C18" w:rsidRDefault="00946C18" w:rsidP="00946C18">
      <w:pPr>
        <w:pStyle w:val="MDPI52figure"/>
        <w:ind w:left="2608"/>
        <w:jc w:val="left"/>
        <w:rPr>
          <w:moveTo w:id="2841" w:author="Author" w16du:dateUtc="2024-07-28T07:24:00Z"/>
          <w:b/>
        </w:rPr>
      </w:pPr>
      <w:moveToRangeStart w:id="2842" w:author="Author" w:name="move173063704"/>
      <w:moveTo w:id="2843" w:author="Author" w16du:dateUtc="2024-07-28T07:24:00Z">
        <w:r w:rsidRPr="00626B2A">
          <w:rPr>
            <w:rFonts w:ascii="Times New Roman" w:hAnsi="Times New Roman"/>
            <w:noProof/>
          </w:rPr>
          <w:lastRenderedPageBreak/>
          <w:drawing>
            <wp:inline distT="0" distB="0" distL="0" distR="0" wp14:anchorId="24855FC5" wp14:editId="2BB7BCF1">
              <wp:extent cx="4860000" cy="3264409"/>
              <wp:effectExtent l="0" t="0" r="0" b="0"/>
              <wp:docPr id="40558958" name="그림 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7755" name="그림 1" descr="텍스트, 스크린샷, 도표, 다채로움이(가) 표시된 사진&#10;&#10;자동 생성된 설명"/>
                      <pic:cNvPicPr/>
                    </pic:nvPicPr>
                    <pic:blipFill>
                      <a:blip r:embed="rId21" cstate="print">
                        <a:extLst>
                          <a:ext uri="{28A0092B-C50C-407E-A947-70E740481C1C}">
                            <a14:useLocalDpi xmlns:a14="http://schemas.microsoft.com/office/drawing/2010/main" val="0"/>
                          </a:ext>
                        </a:extLst>
                      </a:blip>
                      <a:srcRect l="50252" t="7180" r="8" b="46670"/>
                      <a:stretch>
                        <a:fillRect/>
                      </a:stretch>
                    </pic:blipFill>
                    <pic:spPr bwMode="auto">
                      <a:xfrm>
                        <a:off x="0" y="0"/>
                        <a:ext cx="4860000" cy="3264409"/>
                      </a:xfrm>
                      <a:prstGeom prst="rect">
                        <a:avLst/>
                      </a:prstGeom>
                      <a:ln>
                        <a:noFill/>
                      </a:ln>
                      <a:extLst>
                        <a:ext uri="{53640926-AAD7-44D8-BBD7-CCE9431645EC}">
                          <a14:shadowObscured xmlns:a14="http://schemas.microsoft.com/office/drawing/2010/main"/>
                        </a:ext>
                      </a:extLst>
                    </pic:spPr>
                  </pic:pic>
                </a:graphicData>
              </a:graphic>
            </wp:inline>
          </w:drawing>
        </w:r>
      </w:moveTo>
    </w:p>
    <w:p w14:paraId="4715A5C5" w14:textId="48043B6B" w:rsidR="00946C18" w:rsidDel="00946C18" w:rsidRDefault="00946C18" w:rsidP="00946C18">
      <w:pPr>
        <w:pStyle w:val="MDPI51figurecaption"/>
        <w:rPr>
          <w:del w:id="2844" w:author="Author"/>
          <w:moveTo w:id="2845" w:author="Author" w16du:dateUtc="2024-07-28T07:24:00Z"/>
        </w:rPr>
      </w:pPr>
      <w:moveTo w:id="2846" w:author="Author" w16du:dateUtc="2024-07-28T07:24:00Z">
        <w:r w:rsidRPr="00FA04F1">
          <w:rPr>
            <w:b/>
          </w:rPr>
          <w:t>Figure 1</w:t>
        </w:r>
        <w:r>
          <w:rPr>
            <w:b/>
          </w:rPr>
          <w:t>1</w:t>
        </w:r>
        <w:r w:rsidRPr="00FA04F1">
          <w:rPr>
            <w:b/>
          </w:rPr>
          <w:t xml:space="preserve">. </w:t>
        </w:r>
        <w:r w:rsidRPr="00421BD8">
          <w:t>Answer</w:t>
        </w:r>
      </w:moveTo>
      <w:ins w:id="2847" w:author="Author">
        <w:r w:rsidR="00117351">
          <w:t>-</w:t>
        </w:r>
      </w:ins>
      <w:moveTo w:id="2848" w:author="Author" w16du:dateUtc="2024-07-28T07:24:00Z">
        <w:del w:id="2849" w:author="Author">
          <w:r w:rsidRPr="00421BD8" w:rsidDel="00117351">
            <w:delText xml:space="preserve"> </w:delText>
          </w:r>
        </w:del>
      </w:moveTo>
      <w:ins w:id="2850" w:author="Author">
        <w:r w:rsidR="00854F8E">
          <w:t>r</w:t>
        </w:r>
      </w:ins>
      <w:moveTo w:id="2851" w:author="Author" w16du:dateUtc="2024-07-28T07:24:00Z">
        <w:del w:id="2852" w:author="Author">
          <w:r w:rsidRPr="00421BD8" w:rsidDel="00854F8E">
            <w:delText>R</w:delText>
          </w:r>
        </w:del>
        <w:r w:rsidRPr="00421BD8">
          <w:t>elevanc</w:t>
        </w:r>
      </w:moveTo>
      <w:ins w:id="2853" w:author="Author">
        <w:r w:rsidR="00854F8E">
          <w:t>e</w:t>
        </w:r>
      </w:ins>
      <w:moveTo w:id="2854" w:author="Author" w16du:dateUtc="2024-07-28T07:24:00Z">
        <w:del w:id="2855" w:author="Author">
          <w:r w:rsidRPr="00421BD8" w:rsidDel="00854F8E">
            <w:delText>y</w:delText>
          </w:r>
        </w:del>
        <w:r w:rsidRPr="00421BD8">
          <w:t xml:space="preserve"> </w:t>
        </w:r>
        <w:del w:id="2856" w:author="Author">
          <w:r w:rsidRPr="00421BD8" w:rsidDel="00854F8E">
            <w:delText xml:space="preserve">assessment </w:delText>
          </w:r>
        </w:del>
        <w:r w:rsidRPr="00421BD8">
          <w:t>results</w:t>
        </w:r>
        <w:r>
          <w:t>.</w:t>
        </w:r>
      </w:moveTo>
    </w:p>
    <w:moveToRangeEnd w:id="2842"/>
    <w:p w14:paraId="189B6EB7" w14:textId="77777777" w:rsidR="00946C18" w:rsidRDefault="00946C18">
      <w:pPr>
        <w:pStyle w:val="MDPI51figurecaption"/>
        <w:pPrChange w:id="2857" w:author="Author">
          <w:pPr>
            <w:pStyle w:val="MDPI31text"/>
          </w:pPr>
        </w:pPrChange>
      </w:pPr>
    </w:p>
    <w:p w14:paraId="295F8DC8" w14:textId="35F589A3" w:rsidR="00421BD8" w:rsidDel="00946C18" w:rsidRDefault="00421BD8" w:rsidP="00421BD8">
      <w:pPr>
        <w:pStyle w:val="MDPI52figure"/>
        <w:ind w:left="2608"/>
        <w:jc w:val="left"/>
        <w:rPr>
          <w:moveFrom w:id="2858" w:author="Author" w16du:dateUtc="2024-07-28T07:25:00Z"/>
          <w:b/>
        </w:rPr>
      </w:pPr>
      <w:moveFromRangeStart w:id="2859" w:author="Author" w:name="move173063721"/>
      <w:moveFrom w:id="2860" w:author="Author" w16du:dateUtc="2024-07-28T07:25:00Z">
        <w:r w:rsidRPr="00626B2A" w:rsidDel="00946C18">
          <w:rPr>
            <w:rFonts w:ascii="Times New Roman" w:hAnsi="Times New Roman"/>
          </w:rPr>
          <w:drawing>
            <wp:inline distT="0" distB="0" distL="0" distR="0" wp14:anchorId="44EDDD90" wp14:editId="02C2BEDF">
              <wp:extent cx="4860000" cy="3264409"/>
              <wp:effectExtent l="0" t="0" r="0" b="0"/>
              <wp:docPr id="1975633909" name="그림 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33909" name="그림 1" descr="텍스트, 스크린샷, 도표, 다채로움이(가) 표시된 사진&#10;&#10;자동 생성된 설명"/>
                      <pic:cNvPicPr/>
                    </pic:nvPicPr>
                    <pic:blipFill>
                      <a:blip r:embed="rId22" cstate="print">
                        <a:extLst>
                          <a:ext uri="{28A0092B-C50C-407E-A947-70E740481C1C}">
                            <a14:useLocalDpi xmlns:a14="http://schemas.microsoft.com/office/drawing/2010/main" val="0"/>
                          </a:ext>
                        </a:extLst>
                      </a:blip>
                      <a:srcRect t="53851" r="50260"/>
                      <a:stretch>
                        <a:fillRect/>
                      </a:stretch>
                    </pic:blipFill>
                    <pic:spPr bwMode="auto">
                      <a:xfrm>
                        <a:off x="0" y="0"/>
                        <a:ext cx="4860000" cy="3264409"/>
                      </a:xfrm>
                      <a:prstGeom prst="rect">
                        <a:avLst/>
                      </a:prstGeom>
                      <a:ln>
                        <a:noFill/>
                      </a:ln>
                      <a:extLst>
                        <a:ext uri="{53640926-AAD7-44D8-BBD7-CCE9431645EC}">
                          <a14:shadowObscured xmlns:a14="http://schemas.microsoft.com/office/drawing/2010/main"/>
                        </a:ext>
                      </a:extLst>
                    </pic:spPr>
                  </pic:pic>
                </a:graphicData>
              </a:graphic>
            </wp:inline>
          </w:drawing>
        </w:r>
      </w:moveFrom>
    </w:p>
    <w:p w14:paraId="51CEE80E" w14:textId="6EB1A053" w:rsidR="00421BD8" w:rsidDel="00946C18" w:rsidRDefault="00421BD8" w:rsidP="00421BD8">
      <w:pPr>
        <w:pStyle w:val="MDPI51figurecaption"/>
        <w:rPr>
          <w:moveFrom w:id="2861" w:author="Author" w16du:dateUtc="2024-07-28T07:25:00Z"/>
        </w:rPr>
      </w:pPr>
      <w:moveFrom w:id="2862" w:author="Author" w16du:dateUtc="2024-07-28T07:25:00Z">
        <w:r w:rsidRPr="00FA04F1" w:rsidDel="00946C18">
          <w:rPr>
            <w:b/>
          </w:rPr>
          <w:t>Figure 1</w:t>
        </w:r>
        <w:r w:rsidDel="00946C18">
          <w:rPr>
            <w:b/>
          </w:rPr>
          <w:t>2</w:t>
        </w:r>
        <w:r w:rsidRPr="00FA04F1" w:rsidDel="00946C18">
          <w:rPr>
            <w:b/>
          </w:rPr>
          <w:t xml:space="preserve">. </w:t>
        </w:r>
        <w:r w:rsidRPr="00421BD8" w:rsidDel="00946C18">
          <w:t>Context Recall assessment results</w:t>
        </w:r>
        <w:r w:rsidDel="00946C18">
          <w:t>.</w:t>
        </w:r>
      </w:moveFrom>
    </w:p>
    <w:moveFromRangeEnd w:id="2859"/>
    <w:p w14:paraId="6C8A1E72" w14:textId="42C6B295" w:rsidR="00421BD8" w:rsidRDefault="00421BD8" w:rsidP="00421BD8">
      <w:pPr>
        <w:pStyle w:val="MDPI31text"/>
        <w:rPr>
          <w:ins w:id="2863" w:author="Author"/>
        </w:rPr>
      </w:pPr>
      <w:r w:rsidRPr="00421BD8">
        <w:t>Figure 12 shows the context</w:t>
      </w:r>
      <w:ins w:id="2864" w:author="Author">
        <w:r w:rsidR="00F67238">
          <w:t>-</w:t>
        </w:r>
      </w:ins>
      <w:del w:id="2865" w:author="Author">
        <w:r w:rsidRPr="00421BD8" w:rsidDel="00F67238">
          <w:delText xml:space="preserve"> </w:delText>
        </w:r>
      </w:del>
      <w:r w:rsidRPr="00421BD8">
        <w:t>recall</w:t>
      </w:r>
      <w:ins w:id="2866" w:author="Author">
        <w:r w:rsidR="00F67238">
          <w:t xml:space="preserve"> </w:t>
        </w:r>
        <w:r w:rsidR="0050635D">
          <w:t>scores for</w:t>
        </w:r>
      </w:ins>
      <w:del w:id="2867" w:author="Author">
        <w:r w:rsidRPr="00421BD8" w:rsidDel="0050635D">
          <w:delText xml:space="preserve"> </w:delText>
        </w:r>
        <w:r w:rsidRPr="00421BD8" w:rsidDel="00F67238">
          <w:delText xml:space="preserve">for </w:delText>
        </w:r>
      </w:del>
      <w:ins w:id="2868" w:author="Author">
        <w:r w:rsidR="00F67238" w:rsidRPr="00421BD8">
          <w:t xml:space="preserve"> </w:t>
        </w:r>
      </w:ins>
      <w:r w:rsidRPr="00421BD8">
        <w:t>each model combination</w:t>
      </w:r>
      <w:ins w:id="2869" w:author="Author">
        <w:r w:rsidR="00F67238">
          <w:t>, wherein</w:t>
        </w:r>
      </w:ins>
      <w:del w:id="2870" w:author="Author">
        <w:r w:rsidRPr="00421BD8" w:rsidDel="00F67238">
          <w:delText>.</w:delText>
        </w:r>
      </w:del>
      <w:r w:rsidRPr="00421BD8">
        <w:t xml:space="preserve"> </w:t>
      </w:r>
      <w:ins w:id="2871" w:author="Author">
        <w:del w:id="2872" w:author="Author">
          <w:r w:rsidRPr="00421BD8" w:rsidDel="00F67238">
            <w:delText>T</w:delText>
          </w:r>
        </w:del>
        <w:r w:rsidR="00F67238">
          <w:t>t</w:t>
        </w:r>
        <w:r w:rsidRPr="00421BD8">
          <w:t>he</w:t>
        </w:r>
      </w:ins>
      <w:del w:id="2873" w:author="Author">
        <w:r w:rsidRPr="00421BD8">
          <w:delText>Here, the</w:delText>
        </w:r>
      </w:del>
      <w:r w:rsidRPr="00421BD8">
        <w:t xml:space="preserve"> KR_SBERT + Gemma</w:t>
      </w:r>
      <w:ins w:id="2874" w:author="Author">
        <w:r w:rsidR="001E7A2B">
          <w:t>-</w:t>
        </w:r>
      </w:ins>
      <w:r w:rsidRPr="00421BD8">
        <w:t>2</w:t>
      </w:r>
      <w:ins w:id="2875" w:author="Author">
        <w:r w:rsidR="001E7A2B">
          <w:t>-</w:t>
        </w:r>
      </w:ins>
      <w:del w:id="2876" w:author="Author">
        <w:r w:rsidRPr="00421BD8" w:rsidDel="001E7A2B">
          <w:delText xml:space="preserve"> </w:delText>
        </w:r>
      </w:del>
      <w:r w:rsidRPr="00421BD8">
        <w:t>9</w:t>
      </w:r>
      <w:ins w:id="2877" w:author="Author">
        <w:r w:rsidR="001E7A2B">
          <w:t>b</w:t>
        </w:r>
        <w:del w:id="2878" w:author="Author">
          <w:r w:rsidRPr="00421BD8" w:rsidDel="001E7A2B">
            <w:delText xml:space="preserve"> </w:delText>
          </w:r>
        </w:del>
      </w:ins>
      <w:del w:id="2879" w:author="Author">
        <w:r w:rsidRPr="00421BD8" w:rsidDel="001E7A2B">
          <w:delText>B</w:delText>
        </w:r>
      </w:del>
      <w:r w:rsidRPr="00421BD8">
        <w:t>, KR-SBERT + Llama</w:t>
      </w:r>
      <w:ins w:id="2880" w:author="Author">
        <w:r w:rsidR="001E7A2B">
          <w:t>-</w:t>
        </w:r>
      </w:ins>
      <w:r w:rsidRPr="00421BD8">
        <w:t>3</w:t>
      </w:r>
      <w:ins w:id="2881" w:author="Author">
        <w:r w:rsidR="001E7A2B">
          <w:t>-</w:t>
        </w:r>
      </w:ins>
      <w:del w:id="2882" w:author="Author">
        <w:r w:rsidRPr="00421BD8" w:rsidDel="001E7A2B">
          <w:delText xml:space="preserve"> </w:delText>
        </w:r>
      </w:del>
      <w:r w:rsidRPr="00421BD8">
        <w:t>8</w:t>
      </w:r>
      <w:ins w:id="2883" w:author="Author">
        <w:r w:rsidR="001E7A2B">
          <w:t>B</w:t>
        </w:r>
        <w:del w:id="2884" w:author="Author">
          <w:r w:rsidRPr="00421BD8" w:rsidDel="001E7A2B">
            <w:delText xml:space="preserve"> </w:delText>
          </w:r>
        </w:del>
      </w:ins>
      <w:del w:id="2885" w:author="Author">
        <w:r w:rsidRPr="00421BD8" w:rsidDel="001E7A2B">
          <w:delText>B</w:delText>
        </w:r>
      </w:del>
      <w:r w:rsidRPr="00421BD8">
        <w:t>, and KR_SBERT + Mistral</w:t>
      </w:r>
      <w:ins w:id="2886" w:author="Author">
        <w:r w:rsidR="001E7A2B">
          <w:t>-</w:t>
        </w:r>
      </w:ins>
      <w:del w:id="2887" w:author="Author">
        <w:r w:rsidRPr="00421BD8" w:rsidDel="001E7A2B">
          <w:delText xml:space="preserve"> </w:delText>
        </w:r>
      </w:del>
      <w:r w:rsidRPr="00421BD8">
        <w:t>7</w:t>
      </w:r>
      <w:ins w:id="2888" w:author="Author">
        <w:del w:id="2889" w:author="Author">
          <w:r w:rsidRPr="00421BD8" w:rsidDel="001E7A2B">
            <w:delText xml:space="preserve"> </w:delText>
          </w:r>
        </w:del>
      </w:ins>
      <w:r w:rsidRPr="00421BD8">
        <w:t xml:space="preserve">B combinations </w:t>
      </w:r>
      <w:ins w:id="2890" w:author="Author">
        <w:r w:rsidRPr="00421BD8">
          <w:t>exhibit</w:t>
        </w:r>
        <w:del w:id="2891" w:author="Author">
          <w:r w:rsidRPr="00421BD8">
            <w:delText>showed</w:delText>
          </w:r>
        </w:del>
      </w:ins>
      <w:del w:id="2892" w:author="Author">
        <w:r w:rsidRPr="00421BD8">
          <w:delText>have</w:delText>
        </w:r>
      </w:del>
      <w:r w:rsidRPr="00421BD8">
        <w:t xml:space="preserve"> the highest recall </w:t>
      </w:r>
      <w:ins w:id="2893" w:author="Author">
        <w:r w:rsidR="00F67238">
          <w:t xml:space="preserve">scores </w:t>
        </w:r>
      </w:ins>
      <w:r w:rsidRPr="00421BD8">
        <w:t>of 0.82</w:t>
      </w:r>
      <w:ins w:id="2894" w:author="Author">
        <w:r w:rsidR="00F67238">
          <w:t xml:space="preserve">, indicating </w:t>
        </w:r>
      </w:ins>
      <w:del w:id="2895" w:author="Author">
        <w:r w:rsidRPr="00421BD8" w:rsidDel="00F67238">
          <w:delText>. This means that these two combinations are</w:delText>
        </w:r>
      </w:del>
      <w:ins w:id="2896" w:author="Author">
        <w:r w:rsidR="00F67238">
          <w:t>their</w:t>
        </w:r>
      </w:ins>
      <w:r w:rsidRPr="00421BD8">
        <w:t xml:space="preserve"> </w:t>
      </w:r>
      <w:ins w:id="2897" w:author="Author">
        <w:r w:rsidRPr="00421BD8">
          <w:t>effective</w:t>
        </w:r>
        <w:r w:rsidR="00F67238">
          <w:t>s</w:t>
        </w:r>
      </w:ins>
      <w:del w:id="2898" w:author="Author">
        <w:r w:rsidRPr="00421BD8">
          <w:delText>good</w:delText>
        </w:r>
      </w:del>
      <w:r w:rsidRPr="00421BD8">
        <w:t xml:space="preserve"> </w:t>
      </w:r>
      <w:ins w:id="2899" w:author="Author">
        <w:r w:rsidRPr="00421BD8">
          <w:t>in</w:t>
        </w:r>
        <w:del w:id="2900" w:author="Author">
          <w:r w:rsidRPr="00421BD8">
            <w:delText>for</w:delText>
          </w:r>
        </w:del>
      </w:ins>
      <w:del w:id="2901" w:author="Author">
        <w:r w:rsidRPr="00421BD8">
          <w:delText>at</w:delText>
        </w:r>
      </w:del>
      <w:r w:rsidRPr="00421BD8">
        <w:t xml:space="preserve"> recalling information </w:t>
      </w:r>
      <w:del w:id="2902" w:author="Author">
        <w:r w:rsidRPr="00421BD8" w:rsidDel="00F67238">
          <w:delText xml:space="preserve">in </w:delText>
        </w:r>
      </w:del>
      <w:ins w:id="2903" w:author="Author">
        <w:r w:rsidR="00F67238">
          <w:t>for</w:t>
        </w:r>
        <w:r w:rsidR="00F67238" w:rsidRPr="00421BD8">
          <w:t xml:space="preserve"> </w:t>
        </w:r>
      </w:ins>
      <w:r w:rsidRPr="00421BD8">
        <w:t xml:space="preserve">a given context. </w:t>
      </w:r>
      <w:ins w:id="2904" w:author="Author">
        <w:del w:id="2905" w:author="Author">
          <w:r w:rsidRPr="00421BD8" w:rsidDel="00F67238">
            <w:delText>In</w:delText>
          </w:r>
        </w:del>
        <w:r w:rsidR="00F67238">
          <w:t>By</w:t>
        </w:r>
        <w:r w:rsidRPr="00421BD8">
          <w:t xml:space="preserve"> contrast</w:t>
        </w:r>
      </w:ins>
      <w:del w:id="2906" w:author="Author">
        <w:r w:rsidRPr="00421BD8">
          <w:delText>On the other hand</w:delText>
        </w:r>
      </w:del>
      <w:r w:rsidRPr="00421BD8">
        <w:t>, the Ada-002 + Gpt3.5-</w:t>
      </w:r>
      <w:ins w:id="2907" w:author="Author">
        <w:r w:rsidR="00F67238">
          <w:t>T</w:t>
        </w:r>
      </w:ins>
      <w:del w:id="2908" w:author="Author">
        <w:r w:rsidRPr="00421BD8" w:rsidDel="00F67238">
          <w:delText>t</w:delText>
        </w:r>
      </w:del>
      <w:r w:rsidRPr="00421BD8">
        <w:t xml:space="preserve">urbo combination </w:t>
      </w:r>
      <w:ins w:id="2909" w:author="Author">
        <w:r w:rsidRPr="00421BD8">
          <w:t>show</w:t>
        </w:r>
        <w:r w:rsidR="00F67238">
          <w:t>s</w:t>
        </w:r>
      </w:ins>
      <w:del w:id="2910" w:author="Author">
        <w:r w:rsidRPr="00421BD8">
          <w:delText>had</w:delText>
        </w:r>
      </w:del>
      <w:r w:rsidRPr="00421BD8">
        <w:t xml:space="preserve"> a relatively low </w:t>
      </w:r>
      <w:del w:id="2911" w:author="Author">
        <w:r w:rsidRPr="00421BD8" w:rsidDel="00F67238">
          <w:delText xml:space="preserve">value </w:delText>
        </w:r>
      </w:del>
      <w:ins w:id="2912" w:author="Author">
        <w:r w:rsidR="00F67238">
          <w:t>recall score</w:t>
        </w:r>
        <w:r w:rsidR="00F67238" w:rsidRPr="00421BD8">
          <w:t xml:space="preserve"> </w:t>
        </w:r>
      </w:ins>
      <w:r w:rsidRPr="00421BD8">
        <w:t>of 0.67</w:t>
      </w:r>
      <w:ins w:id="2913" w:author="Author">
        <w:r w:rsidR="00F67238">
          <w:t>, suggesting</w:t>
        </w:r>
      </w:ins>
      <w:del w:id="2914" w:author="Author">
        <w:r w:rsidRPr="00421BD8" w:rsidDel="00F67238">
          <w:delText xml:space="preserve">. This </w:delText>
        </w:r>
        <w:r w:rsidRPr="00421BD8" w:rsidDel="00F67238">
          <w:lastRenderedPageBreak/>
          <w:delText>result suggests</w:delText>
        </w:r>
      </w:del>
      <w:r w:rsidRPr="00421BD8">
        <w:t xml:space="preserve"> that th</w:t>
      </w:r>
      <w:ins w:id="2915" w:author="Author">
        <w:r w:rsidRPr="00421BD8">
          <w:t>is</w:t>
        </w:r>
        <w:del w:id="2916" w:author="Author">
          <w:r w:rsidRPr="00421BD8">
            <w:delText>e</w:delText>
          </w:r>
        </w:del>
      </w:ins>
      <w:del w:id="2917" w:author="Author">
        <w:r w:rsidRPr="00421BD8">
          <w:delText>is</w:delText>
        </w:r>
      </w:del>
      <w:r w:rsidRPr="00421BD8">
        <w:t xml:space="preserve"> combination </w:t>
      </w:r>
      <w:del w:id="2918" w:author="Author">
        <w:r w:rsidRPr="00421BD8" w:rsidDel="00F67238">
          <w:delText xml:space="preserve">has </w:delText>
        </w:r>
      </w:del>
      <w:ins w:id="2919" w:author="Author">
        <w:r w:rsidR="00F67238">
          <w:t>has</w:t>
        </w:r>
        <w:r w:rsidR="00F67238" w:rsidRPr="00421BD8">
          <w:t xml:space="preserve"> </w:t>
        </w:r>
      </w:ins>
      <w:del w:id="2920" w:author="Author">
        <w:r w:rsidRPr="00421BD8">
          <w:delText xml:space="preserve">some </w:delText>
        </w:r>
      </w:del>
      <w:r w:rsidRPr="00421BD8">
        <w:t>weak</w:t>
      </w:r>
      <w:del w:id="2921" w:author="Author">
        <w:r w:rsidRPr="00421BD8" w:rsidDel="00F67238">
          <w:delText>nesses in terms of</w:delText>
        </w:r>
      </w:del>
      <w:r w:rsidRPr="00421BD8">
        <w:t xml:space="preserve"> information</w:t>
      </w:r>
      <w:ins w:id="2922" w:author="Author">
        <w:r w:rsidR="00F67238">
          <w:t>-</w:t>
        </w:r>
      </w:ins>
      <w:del w:id="2923" w:author="Author">
        <w:r w:rsidRPr="00421BD8" w:rsidDel="00F67238">
          <w:delText xml:space="preserve"> </w:delText>
        </w:r>
      </w:del>
      <w:r w:rsidRPr="00421BD8">
        <w:t>recall</w:t>
      </w:r>
      <w:ins w:id="2924" w:author="Author">
        <w:r w:rsidR="00F67238">
          <w:t xml:space="preserve"> capability</w:t>
        </w:r>
      </w:ins>
      <w:r>
        <w:t>.</w:t>
      </w:r>
    </w:p>
    <w:p w14:paraId="2357EEB7" w14:textId="77777777" w:rsidR="00946C18" w:rsidRDefault="00946C18" w:rsidP="00946C18">
      <w:pPr>
        <w:pStyle w:val="MDPI52figure"/>
        <w:ind w:left="2608"/>
        <w:jc w:val="left"/>
        <w:rPr>
          <w:moveTo w:id="2925" w:author="Author" w16du:dateUtc="2024-07-28T07:25:00Z"/>
          <w:b/>
        </w:rPr>
      </w:pPr>
      <w:moveToRangeStart w:id="2926" w:author="Author" w:name="move173063721"/>
      <w:moveTo w:id="2927" w:author="Author" w16du:dateUtc="2024-07-28T07:25:00Z">
        <w:r w:rsidRPr="00626B2A">
          <w:rPr>
            <w:rFonts w:ascii="Times New Roman" w:hAnsi="Times New Roman"/>
            <w:noProof/>
          </w:rPr>
          <w:drawing>
            <wp:inline distT="0" distB="0" distL="0" distR="0" wp14:anchorId="2D2F665F" wp14:editId="0E771777">
              <wp:extent cx="4860000" cy="3264409"/>
              <wp:effectExtent l="0" t="0" r="0" b="0"/>
              <wp:docPr id="293432926" name="그림 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33909" name="그림 1" descr="텍스트, 스크린샷, 도표, 다채로움이(가) 표시된 사진&#10;&#10;자동 생성된 설명"/>
                      <pic:cNvPicPr/>
                    </pic:nvPicPr>
                    <pic:blipFill>
                      <a:blip r:embed="rId22" cstate="print">
                        <a:extLst>
                          <a:ext uri="{28A0092B-C50C-407E-A947-70E740481C1C}">
                            <a14:useLocalDpi xmlns:a14="http://schemas.microsoft.com/office/drawing/2010/main" val="0"/>
                          </a:ext>
                        </a:extLst>
                      </a:blip>
                      <a:srcRect t="53851" r="50260"/>
                      <a:stretch>
                        <a:fillRect/>
                      </a:stretch>
                    </pic:blipFill>
                    <pic:spPr bwMode="auto">
                      <a:xfrm>
                        <a:off x="0" y="0"/>
                        <a:ext cx="4860000" cy="3264409"/>
                      </a:xfrm>
                      <a:prstGeom prst="rect">
                        <a:avLst/>
                      </a:prstGeom>
                      <a:ln>
                        <a:noFill/>
                      </a:ln>
                      <a:extLst>
                        <a:ext uri="{53640926-AAD7-44D8-BBD7-CCE9431645EC}">
                          <a14:shadowObscured xmlns:a14="http://schemas.microsoft.com/office/drawing/2010/main"/>
                        </a:ext>
                      </a:extLst>
                    </pic:spPr>
                  </pic:pic>
                </a:graphicData>
              </a:graphic>
            </wp:inline>
          </w:drawing>
        </w:r>
      </w:moveTo>
    </w:p>
    <w:p w14:paraId="7F6DAA68" w14:textId="738A262D" w:rsidR="00946C18" w:rsidDel="00946C18" w:rsidRDefault="00946C18" w:rsidP="00946C18">
      <w:pPr>
        <w:pStyle w:val="MDPI51figurecaption"/>
        <w:rPr>
          <w:del w:id="2928" w:author="Author"/>
          <w:moveTo w:id="2929" w:author="Author" w16du:dateUtc="2024-07-28T07:25:00Z"/>
        </w:rPr>
      </w:pPr>
      <w:moveTo w:id="2930" w:author="Author" w16du:dateUtc="2024-07-28T07:25:00Z">
        <w:r w:rsidRPr="00FA04F1">
          <w:rPr>
            <w:b/>
          </w:rPr>
          <w:t>Figure 1</w:t>
        </w:r>
        <w:r>
          <w:rPr>
            <w:b/>
          </w:rPr>
          <w:t>2</w:t>
        </w:r>
        <w:r w:rsidRPr="00FA04F1">
          <w:rPr>
            <w:b/>
          </w:rPr>
          <w:t xml:space="preserve">. </w:t>
        </w:r>
        <w:r w:rsidRPr="00421BD8">
          <w:t>Context</w:t>
        </w:r>
      </w:moveTo>
      <w:ins w:id="2931" w:author="Author">
        <w:r w:rsidR="00F67238">
          <w:t>-</w:t>
        </w:r>
      </w:ins>
      <w:moveTo w:id="2932" w:author="Author" w16du:dateUtc="2024-07-28T07:25:00Z">
        <w:del w:id="2933" w:author="Author">
          <w:r w:rsidRPr="00421BD8" w:rsidDel="00F67238">
            <w:delText xml:space="preserve"> R</w:delText>
          </w:r>
        </w:del>
      </w:moveTo>
      <w:ins w:id="2934" w:author="Author">
        <w:r w:rsidR="00F67238">
          <w:t>r</w:t>
        </w:r>
      </w:ins>
      <w:moveTo w:id="2935" w:author="Author" w16du:dateUtc="2024-07-28T07:25:00Z">
        <w:r w:rsidRPr="00421BD8">
          <w:t xml:space="preserve">ecall </w:t>
        </w:r>
        <w:del w:id="2936" w:author="Author">
          <w:r w:rsidRPr="00421BD8" w:rsidDel="00F67238">
            <w:delText xml:space="preserve">assessment </w:delText>
          </w:r>
        </w:del>
        <w:r w:rsidRPr="00421BD8">
          <w:t>results</w:t>
        </w:r>
        <w:r>
          <w:t>.</w:t>
        </w:r>
      </w:moveTo>
    </w:p>
    <w:moveToRangeEnd w:id="2926"/>
    <w:p w14:paraId="3594BFE3" w14:textId="77777777" w:rsidR="00946C18" w:rsidRDefault="00946C18">
      <w:pPr>
        <w:pStyle w:val="MDPI51figurecaption"/>
        <w:pPrChange w:id="2937" w:author="Author">
          <w:pPr>
            <w:pStyle w:val="MDPI31text"/>
          </w:pPr>
        </w:pPrChange>
      </w:pPr>
    </w:p>
    <w:p w14:paraId="09BEF89F" w14:textId="348623A2" w:rsidR="00421BD8" w:rsidDel="00946C18" w:rsidRDefault="00421BD8" w:rsidP="00421BD8">
      <w:pPr>
        <w:pStyle w:val="MDPI52figure"/>
        <w:ind w:left="2608"/>
        <w:jc w:val="left"/>
        <w:rPr>
          <w:moveFrom w:id="2938" w:author="Author" w16du:dateUtc="2024-07-28T07:25:00Z"/>
          <w:b/>
        </w:rPr>
      </w:pPr>
      <w:moveFromRangeStart w:id="2939" w:author="Author" w:name="move173063735"/>
      <w:moveFrom w:id="2940" w:author="Author" w16du:dateUtc="2024-07-28T07:25:00Z">
        <w:r w:rsidRPr="00626B2A" w:rsidDel="00946C18">
          <w:rPr>
            <w:rFonts w:ascii="Times New Roman" w:hAnsi="Times New Roman"/>
          </w:rPr>
          <w:drawing>
            <wp:inline distT="0" distB="0" distL="0" distR="0" wp14:anchorId="38212705" wp14:editId="7D032AB7">
              <wp:extent cx="4860000" cy="3264410"/>
              <wp:effectExtent l="0" t="0" r="0" b="0"/>
              <wp:docPr id="614797194" name="그림 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97194" name="그림 1" descr="텍스트, 스크린샷, 도표, 다채로움이(가) 표시된 사진&#10;&#10;자동 생성된 설명"/>
                      <pic:cNvPicPr/>
                    </pic:nvPicPr>
                    <pic:blipFill>
                      <a:blip r:embed="rId23" cstate="print">
                        <a:extLst>
                          <a:ext uri="{28A0092B-C50C-407E-A947-70E740481C1C}">
                            <a14:useLocalDpi xmlns:a14="http://schemas.microsoft.com/office/drawing/2010/main" val="0"/>
                          </a:ext>
                        </a:extLst>
                      </a:blip>
                      <a:srcRect l="50252" t="53851" r="8"/>
                      <a:stretch>
                        <a:fillRect/>
                      </a:stretch>
                    </pic:blipFill>
                    <pic:spPr bwMode="auto">
                      <a:xfrm>
                        <a:off x="0" y="0"/>
                        <a:ext cx="4860000" cy="3264410"/>
                      </a:xfrm>
                      <a:prstGeom prst="rect">
                        <a:avLst/>
                      </a:prstGeom>
                      <a:ln>
                        <a:noFill/>
                      </a:ln>
                      <a:extLst>
                        <a:ext uri="{53640926-AAD7-44D8-BBD7-CCE9431645EC}">
                          <a14:shadowObscured xmlns:a14="http://schemas.microsoft.com/office/drawing/2010/main"/>
                        </a:ext>
                      </a:extLst>
                    </pic:spPr>
                  </pic:pic>
                </a:graphicData>
              </a:graphic>
            </wp:inline>
          </w:drawing>
        </w:r>
      </w:moveFrom>
    </w:p>
    <w:p w14:paraId="7E54B351" w14:textId="7E9ADD13" w:rsidR="00421BD8" w:rsidDel="00946C18" w:rsidRDefault="00421BD8" w:rsidP="00421BD8">
      <w:pPr>
        <w:pStyle w:val="MDPI51figurecaption"/>
        <w:rPr>
          <w:moveFrom w:id="2941" w:author="Author" w16du:dateUtc="2024-07-28T07:25:00Z"/>
        </w:rPr>
      </w:pPr>
      <w:moveFrom w:id="2942" w:author="Author" w16du:dateUtc="2024-07-28T07:25:00Z">
        <w:r w:rsidRPr="00FA04F1" w:rsidDel="00946C18">
          <w:rPr>
            <w:b/>
          </w:rPr>
          <w:t>Figure 1</w:t>
        </w:r>
        <w:r w:rsidDel="00946C18">
          <w:rPr>
            <w:b/>
          </w:rPr>
          <w:t>3</w:t>
        </w:r>
        <w:r w:rsidRPr="00FA04F1" w:rsidDel="00946C18">
          <w:rPr>
            <w:b/>
          </w:rPr>
          <w:t xml:space="preserve">. </w:t>
        </w:r>
        <w:r w:rsidRPr="00421BD8" w:rsidDel="00946C18">
          <w:t>Context precision assessment results</w:t>
        </w:r>
        <w:r w:rsidDel="00946C18">
          <w:t>.</w:t>
        </w:r>
      </w:moveFrom>
    </w:p>
    <w:moveFromRangeEnd w:id="2939"/>
    <w:p w14:paraId="61C144EE" w14:textId="75FD5B7A" w:rsidR="00421BD8" w:rsidRDefault="00421BD8" w:rsidP="00421BD8">
      <w:pPr>
        <w:pStyle w:val="MDPI31text"/>
        <w:rPr>
          <w:ins w:id="2943" w:author="Author"/>
        </w:rPr>
      </w:pPr>
      <w:del w:id="2944" w:author="Author">
        <w:r w:rsidRPr="00421BD8" w:rsidDel="00EF4E7C">
          <w:delText xml:space="preserve">The graph in </w:delText>
        </w:r>
      </w:del>
      <w:r w:rsidRPr="00421BD8">
        <w:t xml:space="preserve">Figure 13 </w:t>
      </w:r>
      <w:del w:id="2945" w:author="Author">
        <w:r w:rsidRPr="00421BD8" w:rsidDel="00EF4E7C">
          <w:delText xml:space="preserve">evaluates </w:delText>
        </w:r>
      </w:del>
      <w:ins w:id="2946" w:author="Author">
        <w:r w:rsidR="00EF4E7C">
          <w:t>shows the</w:t>
        </w:r>
        <w:r w:rsidR="00EF4E7C" w:rsidRPr="00421BD8">
          <w:t xml:space="preserve"> </w:t>
        </w:r>
        <w:del w:id="2947" w:author="Author">
          <w:r w:rsidRPr="00421BD8">
            <w:delText xml:space="preserve">the </w:delText>
          </w:r>
        </w:del>
      </w:ins>
      <w:r w:rsidRPr="00421BD8">
        <w:t>context</w:t>
      </w:r>
      <w:ins w:id="2948" w:author="Author">
        <w:r w:rsidR="00EF4E7C">
          <w:t>-</w:t>
        </w:r>
      </w:ins>
      <w:del w:id="2949" w:author="Author">
        <w:r w:rsidRPr="00421BD8" w:rsidDel="00EF4E7C">
          <w:delText xml:space="preserve">ual </w:delText>
        </w:r>
      </w:del>
      <w:r w:rsidRPr="00421BD8">
        <w:t>precision</w:t>
      </w:r>
      <w:ins w:id="2950" w:author="Author">
        <w:r w:rsidR="00EF4E7C">
          <w:t xml:space="preserve"> </w:t>
        </w:r>
        <w:r w:rsidR="0050635D">
          <w:t>scores for</w:t>
        </w:r>
        <w:r w:rsidR="00EF4E7C">
          <w:t xml:space="preserve"> all models, wherein</w:t>
        </w:r>
      </w:ins>
      <w:del w:id="2951" w:author="Author">
        <w:r w:rsidRPr="00421BD8" w:rsidDel="00EF4E7C">
          <w:delText xml:space="preserve">. </w:delText>
        </w:r>
        <w:r w:rsidRPr="00421BD8">
          <w:delText>Here</w:delText>
        </w:r>
      </w:del>
      <w:ins w:id="2952" w:author="Author">
        <w:del w:id="2953" w:author="Author">
          <w:r w:rsidRPr="00421BD8">
            <w:delText>,</w:delText>
          </w:r>
        </w:del>
      </w:ins>
      <w:del w:id="2954" w:author="Author">
        <w:r w:rsidRPr="00421BD8">
          <w:delText xml:space="preserve"> w</w:delText>
        </w:r>
        <w:r w:rsidRPr="00421BD8" w:rsidDel="00EF4E7C">
          <w:delText xml:space="preserve">e </w:delText>
        </w:r>
      </w:del>
      <w:ins w:id="2955" w:author="Author">
        <w:del w:id="2956" w:author="Author">
          <w:r w:rsidRPr="00421BD8" w:rsidDel="00EF4E7C">
            <w:delText>observed</w:delText>
          </w:r>
        </w:del>
      </w:ins>
      <w:del w:id="2957" w:author="Author">
        <w:r w:rsidRPr="00421BD8" w:rsidDel="00EF4E7C">
          <w:delText>see that</w:delText>
        </w:r>
      </w:del>
      <w:r w:rsidRPr="00421BD8">
        <w:t xml:space="preserve"> the Ada-002</w:t>
      </w:r>
      <w:ins w:id="2958" w:author="Author">
        <w:r w:rsidR="00EF4E7C">
          <w:t xml:space="preserve"> </w:t>
        </w:r>
      </w:ins>
      <w:r w:rsidRPr="00421BD8">
        <w:t>+</w:t>
      </w:r>
      <w:ins w:id="2959" w:author="Author">
        <w:r w:rsidR="00EF4E7C">
          <w:t xml:space="preserve"> </w:t>
        </w:r>
      </w:ins>
      <w:r w:rsidRPr="00421BD8">
        <w:t>Gpt3.5-</w:t>
      </w:r>
      <w:ins w:id="2960" w:author="Author">
        <w:r w:rsidR="00EF4E7C">
          <w:t>T</w:t>
        </w:r>
      </w:ins>
      <w:del w:id="2961" w:author="Author">
        <w:r w:rsidRPr="00421BD8" w:rsidDel="00EF4E7C">
          <w:delText>t</w:delText>
        </w:r>
      </w:del>
      <w:r w:rsidRPr="00421BD8">
        <w:t>urbo and Ada-002</w:t>
      </w:r>
      <w:ins w:id="2962" w:author="Author">
        <w:r w:rsidR="00EF4E7C">
          <w:t xml:space="preserve"> </w:t>
        </w:r>
      </w:ins>
      <w:r w:rsidRPr="00421BD8">
        <w:t>+</w:t>
      </w:r>
      <w:ins w:id="2963" w:author="Author">
        <w:r w:rsidR="00EF4E7C">
          <w:t xml:space="preserve"> </w:t>
        </w:r>
      </w:ins>
      <w:r w:rsidRPr="00421BD8">
        <w:t>Qwen2</w:t>
      </w:r>
      <w:ins w:id="2964" w:author="Author">
        <w:r w:rsidR="00EF4E7C">
          <w:t>-</w:t>
        </w:r>
      </w:ins>
      <w:del w:id="2965" w:author="Author">
        <w:r w:rsidRPr="00421BD8" w:rsidDel="00EF4E7C">
          <w:delText xml:space="preserve"> </w:delText>
        </w:r>
      </w:del>
      <w:r w:rsidRPr="00421BD8">
        <w:t>7</w:t>
      </w:r>
      <w:ins w:id="2966" w:author="Author">
        <w:del w:id="2967" w:author="Author">
          <w:r w:rsidRPr="00421BD8" w:rsidDel="00EF4E7C">
            <w:delText xml:space="preserve"> </w:delText>
          </w:r>
        </w:del>
      </w:ins>
      <w:r w:rsidRPr="00421BD8">
        <w:t xml:space="preserve">B combinations </w:t>
      </w:r>
      <w:del w:id="2968" w:author="Author">
        <w:r w:rsidRPr="00421BD8" w:rsidDel="00EF4E7C">
          <w:delText>ha</w:delText>
        </w:r>
      </w:del>
      <w:ins w:id="2969" w:author="Author">
        <w:del w:id="2970" w:author="Author">
          <w:r w:rsidRPr="00421BD8" w:rsidDel="00EF4E7C">
            <w:delText>d</w:delText>
          </w:r>
        </w:del>
      </w:ins>
      <w:del w:id="2971" w:author="Author">
        <w:r w:rsidRPr="00421BD8" w:rsidDel="00EF4E7C">
          <w:delText>ve</w:delText>
        </w:r>
      </w:del>
      <w:ins w:id="2972" w:author="Author">
        <w:r w:rsidR="00EF4E7C">
          <w:t>exhibit</w:t>
        </w:r>
      </w:ins>
      <w:r w:rsidRPr="00421BD8">
        <w:t xml:space="preserve"> the highest precision </w:t>
      </w:r>
      <w:ins w:id="2973" w:author="Author">
        <w:r w:rsidRPr="00421BD8">
          <w:t>of</w:t>
        </w:r>
      </w:ins>
      <w:del w:id="2974" w:author="Author">
        <w:r w:rsidRPr="00421BD8">
          <w:delText>at</w:delText>
        </w:r>
      </w:del>
      <w:r w:rsidRPr="00421BD8">
        <w:t xml:space="preserve"> 0.79</w:t>
      </w:r>
      <w:ins w:id="2975" w:author="Author">
        <w:r w:rsidR="00EF4E7C">
          <w:t xml:space="preserve">, indicating </w:t>
        </w:r>
      </w:ins>
      <w:del w:id="2976" w:author="Author">
        <w:r w:rsidRPr="00421BD8" w:rsidDel="00EF4E7C">
          <w:delText xml:space="preserve">. This </w:delText>
        </w:r>
      </w:del>
      <w:ins w:id="2977" w:author="Author">
        <w:del w:id="2978" w:author="Author">
          <w:r w:rsidRPr="00421BD8" w:rsidDel="00EF4E7C">
            <w:delText>indicates</w:delText>
          </w:r>
        </w:del>
      </w:ins>
      <w:del w:id="2979" w:author="Author">
        <w:r w:rsidRPr="00421BD8" w:rsidDel="00EF4E7C">
          <w:delText xml:space="preserve">shows </w:delText>
        </w:r>
      </w:del>
      <w:r w:rsidRPr="00421BD8">
        <w:t xml:space="preserve">that these </w:t>
      </w:r>
      <w:del w:id="2980" w:author="Author">
        <w:r w:rsidRPr="00421BD8" w:rsidDel="00EF4E7C">
          <w:delText xml:space="preserve">two </w:delText>
        </w:r>
      </w:del>
      <w:r w:rsidRPr="00421BD8">
        <w:t xml:space="preserve">combinations </w:t>
      </w:r>
      <w:ins w:id="2981" w:author="Author">
        <w:r w:rsidRPr="00421BD8">
          <w:t>can</w:t>
        </w:r>
      </w:ins>
      <w:del w:id="2982" w:author="Author">
        <w:r w:rsidRPr="00421BD8">
          <w:delText>have the ability to</w:delText>
        </w:r>
      </w:del>
      <w:r w:rsidRPr="00421BD8">
        <w:t xml:space="preserve"> provide highly accurate </w:t>
      </w:r>
      <w:r w:rsidRPr="00421BD8">
        <w:lastRenderedPageBreak/>
        <w:t xml:space="preserve">information </w:t>
      </w:r>
      <w:ins w:id="2983" w:author="Author">
        <w:r w:rsidRPr="00421BD8">
          <w:t>for</w:t>
        </w:r>
      </w:ins>
      <w:del w:id="2984" w:author="Author">
        <w:r w:rsidRPr="00421BD8">
          <w:delText>in</w:delText>
        </w:r>
      </w:del>
      <w:r w:rsidRPr="00421BD8">
        <w:t xml:space="preserve"> </w:t>
      </w:r>
      <w:ins w:id="2985" w:author="Author">
        <w:r w:rsidRPr="00421BD8">
          <w:t>a</w:t>
        </w:r>
      </w:ins>
      <w:del w:id="2986" w:author="Author">
        <w:r w:rsidRPr="00421BD8">
          <w:delText>the</w:delText>
        </w:r>
      </w:del>
      <w:r w:rsidRPr="00421BD8">
        <w:t xml:space="preserve"> given context. </w:t>
      </w:r>
      <w:ins w:id="2987" w:author="Author">
        <w:r w:rsidR="00EF4E7C">
          <w:t>By</w:t>
        </w:r>
        <w:del w:id="2988" w:author="Author">
          <w:r w:rsidRPr="00421BD8">
            <w:delText>By</w:delText>
          </w:r>
        </w:del>
        <w:r w:rsidRPr="00421BD8">
          <w:t xml:space="preserve"> contrast</w:t>
        </w:r>
      </w:ins>
      <w:del w:id="2989" w:author="Author">
        <w:r w:rsidRPr="00421BD8">
          <w:delText>On the other hand</w:delText>
        </w:r>
      </w:del>
      <w:r w:rsidRPr="00421BD8">
        <w:t>, the KR-SBERT + Mistral</w:t>
      </w:r>
      <w:ins w:id="2990" w:author="Author">
        <w:r w:rsidR="00EF4E7C">
          <w:t>-</w:t>
        </w:r>
      </w:ins>
      <w:del w:id="2991" w:author="Author">
        <w:r w:rsidRPr="00421BD8" w:rsidDel="00EF4E7C">
          <w:delText xml:space="preserve"> </w:delText>
        </w:r>
      </w:del>
      <w:r w:rsidRPr="00421BD8">
        <w:t>7</w:t>
      </w:r>
      <w:ins w:id="2992" w:author="Author">
        <w:del w:id="2993" w:author="Author">
          <w:r w:rsidRPr="00421BD8" w:rsidDel="00EF4E7C">
            <w:delText xml:space="preserve"> </w:delText>
          </w:r>
        </w:del>
      </w:ins>
      <w:r w:rsidRPr="00421BD8">
        <w:t xml:space="preserve">B combination </w:t>
      </w:r>
      <w:ins w:id="2994" w:author="Author">
        <w:del w:id="2995" w:author="Author">
          <w:r w:rsidRPr="00421BD8" w:rsidDel="00EF4E7C">
            <w:delText>showed</w:delText>
          </w:r>
        </w:del>
      </w:ins>
      <w:del w:id="2996" w:author="Author">
        <w:r w:rsidRPr="00421BD8" w:rsidDel="00EF4E7C">
          <w:delText>had</w:delText>
        </w:r>
      </w:del>
      <w:ins w:id="2997" w:author="Author">
        <w:r w:rsidR="00EF4E7C">
          <w:t>shows</w:t>
        </w:r>
      </w:ins>
      <w:r w:rsidRPr="00421BD8">
        <w:t xml:space="preserve"> a relatively low precision of 0.63</w:t>
      </w:r>
      <w:ins w:id="2998" w:author="Author">
        <w:r w:rsidR="00EF4E7C">
          <w:t>, suggesting</w:t>
        </w:r>
      </w:ins>
      <w:del w:id="2999" w:author="Author">
        <w:r w:rsidRPr="00421BD8" w:rsidDel="00EF4E7C">
          <w:delText>. This suggests</w:delText>
        </w:r>
      </w:del>
      <w:r w:rsidRPr="00421BD8">
        <w:t xml:space="preserve"> that </w:t>
      </w:r>
      <w:ins w:id="3000" w:author="Author">
        <w:r w:rsidRPr="00421BD8">
          <w:t>th</w:t>
        </w:r>
        <w:r w:rsidR="00EF4E7C">
          <w:t>is</w:t>
        </w:r>
        <w:del w:id="3001" w:author="Author">
          <w:r w:rsidRPr="00421BD8" w:rsidDel="00EF4E7C">
            <w:delText>e</w:delText>
          </w:r>
        </w:del>
        <w:r w:rsidRPr="00421BD8">
          <w:t xml:space="preserve"> combination requires</w:t>
        </w:r>
      </w:ins>
      <w:del w:id="3002" w:author="Author">
        <w:r w:rsidRPr="00421BD8">
          <w:delText>this combination needs</w:delText>
        </w:r>
      </w:del>
      <w:r w:rsidRPr="00421BD8">
        <w:t xml:space="preserve"> improvement</w:t>
      </w:r>
      <w:ins w:id="3003" w:author="Author">
        <w:r w:rsidRPr="00421BD8">
          <w:t>s</w:t>
        </w:r>
      </w:ins>
      <w:r w:rsidRPr="00421BD8">
        <w:t xml:space="preserve"> in terms of contextual precision</w:t>
      </w:r>
      <w:r>
        <w:t>.</w:t>
      </w:r>
    </w:p>
    <w:p w14:paraId="7A1B2BDE" w14:textId="77777777" w:rsidR="00946C18" w:rsidRDefault="00946C18" w:rsidP="00946C18">
      <w:pPr>
        <w:pStyle w:val="MDPI52figure"/>
        <w:ind w:left="2608"/>
        <w:jc w:val="left"/>
        <w:rPr>
          <w:moveTo w:id="3004" w:author="Author" w16du:dateUtc="2024-07-28T07:25:00Z"/>
          <w:b/>
        </w:rPr>
      </w:pPr>
      <w:moveToRangeStart w:id="3005" w:author="Author" w:name="move173063735"/>
      <w:moveTo w:id="3006" w:author="Author" w16du:dateUtc="2024-07-28T07:25:00Z">
        <w:r w:rsidRPr="00626B2A">
          <w:rPr>
            <w:rFonts w:ascii="Times New Roman" w:hAnsi="Times New Roman"/>
            <w:noProof/>
          </w:rPr>
          <w:drawing>
            <wp:inline distT="0" distB="0" distL="0" distR="0" wp14:anchorId="5995B1A2" wp14:editId="5ECC6BE4">
              <wp:extent cx="4860000" cy="3264410"/>
              <wp:effectExtent l="0" t="0" r="0" b="0"/>
              <wp:docPr id="187712819" name="그림 1" descr="텍스트, 스크린샷, 도표,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97194" name="그림 1" descr="텍스트, 스크린샷, 도표, 다채로움이(가) 표시된 사진&#10;&#10;자동 생성된 설명"/>
                      <pic:cNvPicPr/>
                    </pic:nvPicPr>
                    <pic:blipFill>
                      <a:blip r:embed="rId23" cstate="print">
                        <a:extLst>
                          <a:ext uri="{28A0092B-C50C-407E-A947-70E740481C1C}">
                            <a14:useLocalDpi xmlns:a14="http://schemas.microsoft.com/office/drawing/2010/main" val="0"/>
                          </a:ext>
                        </a:extLst>
                      </a:blip>
                      <a:srcRect l="50252" t="53851" r="8"/>
                      <a:stretch>
                        <a:fillRect/>
                      </a:stretch>
                    </pic:blipFill>
                    <pic:spPr bwMode="auto">
                      <a:xfrm>
                        <a:off x="0" y="0"/>
                        <a:ext cx="4860000" cy="3264410"/>
                      </a:xfrm>
                      <a:prstGeom prst="rect">
                        <a:avLst/>
                      </a:prstGeom>
                      <a:ln>
                        <a:noFill/>
                      </a:ln>
                      <a:extLst>
                        <a:ext uri="{53640926-AAD7-44D8-BBD7-CCE9431645EC}">
                          <a14:shadowObscured xmlns:a14="http://schemas.microsoft.com/office/drawing/2010/main"/>
                        </a:ext>
                      </a:extLst>
                    </pic:spPr>
                  </pic:pic>
                </a:graphicData>
              </a:graphic>
            </wp:inline>
          </w:drawing>
        </w:r>
      </w:moveTo>
    </w:p>
    <w:p w14:paraId="7F6ED2B0" w14:textId="776DE24E" w:rsidR="00946C18" w:rsidDel="00946C18" w:rsidRDefault="00946C18" w:rsidP="00946C18">
      <w:pPr>
        <w:pStyle w:val="MDPI51figurecaption"/>
        <w:rPr>
          <w:del w:id="3007" w:author="Author"/>
          <w:moveTo w:id="3008" w:author="Author" w16du:dateUtc="2024-07-28T07:25:00Z"/>
        </w:rPr>
      </w:pPr>
      <w:moveTo w:id="3009" w:author="Author" w16du:dateUtc="2024-07-28T07:25:00Z">
        <w:r w:rsidRPr="00FA04F1">
          <w:rPr>
            <w:b/>
          </w:rPr>
          <w:t>Figure 1</w:t>
        </w:r>
        <w:r>
          <w:rPr>
            <w:b/>
          </w:rPr>
          <w:t>3</w:t>
        </w:r>
        <w:r w:rsidRPr="00FA04F1">
          <w:rPr>
            <w:b/>
          </w:rPr>
          <w:t xml:space="preserve">. </w:t>
        </w:r>
        <w:r w:rsidRPr="00421BD8">
          <w:t>Context</w:t>
        </w:r>
      </w:moveTo>
      <w:ins w:id="3010" w:author="Author">
        <w:r w:rsidR="00752E7A">
          <w:t>-</w:t>
        </w:r>
      </w:ins>
      <w:moveTo w:id="3011" w:author="Author" w16du:dateUtc="2024-07-28T07:25:00Z">
        <w:del w:id="3012" w:author="Author">
          <w:r w:rsidRPr="00421BD8" w:rsidDel="00752E7A">
            <w:delText xml:space="preserve"> </w:delText>
          </w:r>
        </w:del>
        <w:r w:rsidRPr="00421BD8">
          <w:t xml:space="preserve">precision </w:t>
        </w:r>
        <w:del w:id="3013" w:author="Author">
          <w:r w:rsidRPr="00421BD8" w:rsidDel="00752E7A">
            <w:delText xml:space="preserve">assessment </w:delText>
          </w:r>
        </w:del>
        <w:r w:rsidRPr="00421BD8">
          <w:t>results</w:t>
        </w:r>
        <w:r>
          <w:t>.</w:t>
        </w:r>
      </w:moveTo>
    </w:p>
    <w:moveToRangeEnd w:id="3005"/>
    <w:p w14:paraId="175CA2E1" w14:textId="77777777" w:rsidR="00946C18" w:rsidRDefault="00946C18">
      <w:pPr>
        <w:pStyle w:val="MDPI51figurecaption"/>
        <w:pPrChange w:id="3014" w:author="Author">
          <w:pPr>
            <w:pStyle w:val="MDPI31text"/>
          </w:pPr>
        </w:pPrChange>
      </w:pPr>
    </w:p>
    <w:p w14:paraId="4E7E3ACF" w14:textId="06972ACF" w:rsidR="00421BD8" w:rsidDel="00946C18" w:rsidRDefault="003E096B" w:rsidP="00421BD8">
      <w:pPr>
        <w:pStyle w:val="MDPI52figure"/>
        <w:ind w:left="2608"/>
        <w:jc w:val="left"/>
        <w:rPr>
          <w:moveFrom w:id="3015" w:author="Author" w16du:dateUtc="2024-07-28T07:25:00Z"/>
          <w:b/>
        </w:rPr>
      </w:pPr>
      <w:ins w:id="3016" w:author="Author">
        <w:r>
          <w:rPr>
            <w:bCs/>
          </w:rPr>
          <w:t xml:space="preserve">Additionally, </w:t>
        </w:r>
      </w:ins>
      <w:moveFromRangeStart w:id="3017" w:author="Author" w:name="move173063746"/>
      <w:moveFrom w:id="3018" w:author="Author" w16du:dateUtc="2024-07-28T07:25:00Z">
        <w:r w:rsidR="00421BD8" w:rsidRPr="00626B2A" w:rsidDel="00946C18">
          <w:rPr>
            <w:rFonts w:ascii="Times New Roman" w:hAnsi="Times New Roman"/>
          </w:rPr>
          <w:drawing>
            <wp:inline distT="0" distB="0" distL="0" distR="0" wp14:anchorId="3357B72C" wp14:editId="284CA1FA">
              <wp:extent cx="4860000" cy="2920797"/>
              <wp:effectExtent l="0" t="0" r="0" b="0"/>
              <wp:docPr id="802464989" name="그림 2" descr="텍스트, 라인, 그래프,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64989" name="그림 2" descr="텍스트, 라인, 그래프, 번호이(가) 표시된 사진&#10;&#10;자동 생성된 설명"/>
                      <pic:cNvPicPr/>
                    </pic:nvPicPr>
                    <pic:blipFill>
                      <a:blip r:embed="rId24" cstate="print">
                        <a:extLst>
                          <a:ext uri="{28A0092B-C50C-407E-A947-70E740481C1C}">
                            <a14:useLocalDpi xmlns:a14="http://schemas.microsoft.com/office/drawing/2010/main" val="0"/>
                          </a:ext>
                        </a:extLst>
                      </a:blip>
                      <a:srcRect r="7557" b="6584"/>
                      <a:stretch>
                        <a:fillRect/>
                      </a:stretch>
                    </pic:blipFill>
                    <pic:spPr bwMode="auto">
                      <a:xfrm>
                        <a:off x="0" y="0"/>
                        <a:ext cx="4860000" cy="2920797"/>
                      </a:xfrm>
                      <a:prstGeom prst="rect">
                        <a:avLst/>
                      </a:prstGeom>
                      <a:ln>
                        <a:noFill/>
                      </a:ln>
                      <a:extLst>
                        <a:ext uri="{53640926-AAD7-44D8-BBD7-CCE9431645EC}">
                          <a14:shadowObscured xmlns:a14="http://schemas.microsoft.com/office/drawing/2010/main"/>
                        </a:ext>
                      </a:extLst>
                    </pic:spPr>
                  </pic:pic>
                </a:graphicData>
              </a:graphic>
            </wp:inline>
          </w:drawing>
        </w:r>
      </w:moveFrom>
    </w:p>
    <w:p w14:paraId="5BA2FF59" w14:textId="34D2FE72" w:rsidR="00421BD8" w:rsidDel="00946C18" w:rsidRDefault="00421BD8" w:rsidP="00421BD8">
      <w:pPr>
        <w:pStyle w:val="MDPI51figurecaption"/>
        <w:rPr>
          <w:moveFrom w:id="3019" w:author="Author" w16du:dateUtc="2024-07-28T07:25:00Z"/>
        </w:rPr>
      </w:pPr>
      <w:moveFrom w:id="3020" w:author="Author" w16du:dateUtc="2024-07-28T07:25:00Z">
        <w:r w:rsidRPr="00FA04F1" w:rsidDel="00946C18">
          <w:rPr>
            <w:b/>
          </w:rPr>
          <w:t>Figure 1</w:t>
        </w:r>
        <w:r w:rsidDel="00946C18">
          <w:rPr>
            <w:b/>
          </w:rPr>
          <w:t>4</w:t>
        </w:r>
        <w:r w:rsidRPr="00FA04F1" w:rsidDel="00946C18">
          <w:rPr>
            <w:b/>
          </w:rPr>
          <w:t xml:space="preserve">. </w:t>
        </w:r>
        <w:r w:rsidRPr="00421BD8" w:rsidDel="00946C18">
          <w:t>Processing Time per Data Item for Different Embeddings</w:t>
        </w:r>
        <w:r w:rsidDel="00946C18">
          <w:t>.</w:t>
        </w:r>
      </w:moveFrom>
    </w:p>
    <w:moveFromRangeEnd w:id="3017"/>
    <w:p w14:paraId="4B204EF1" w14:textId="48776DDD" w:rsidR="004D0C18" w:rsidRDefault="004D0C18" w:rsidP="003E096B">
      <w:pPr>
        <w:pStyle w:val="MDPI31text"/>
        <w:rPr>
          <w:ins w:id="3021" w:author="Author"/>
        </w:rPr>
      </w:pPr>
      <w:del w:id="3022" w:author="Author">
        <w:r w:rsidRPr="004D0C18">
          <w:delText xml:space="preserve">We also analyzed </w:delText>
        </w:r>
      </w:del>
      <w:ins w:id="3023" w:author="Author">
        <w:r w:rsidR="003E096B">
          <w:rPr>
            <w:b/>
          </w:rPr>
          <w:t>t</w:t>
        </w:r>
        <w:del w:id="3024" w:author="Author">
          <w:r w:rsidRPr="004D0C18">
            <w:delText>t</w:delText>
          </w:r>
        </w:del>
        <w:proofErr w:type="gramStart"/>
        <w:r w:rsidRPr="004D0C18">
          <w:t>he</w:t>
        </w:r>
        <w:proofErr w:type="gramEnd"/>
        <w:r w:rsidRPr="004D0C18">
          <w:t xml:space="preserve"> </w:t>
        </w:r>
      </w:ins>
      <w:r w:rsidRPr="004D0C18">
        <w:t>response times</w:t>
      </w:r>
      <w:ins w:id="3025" w:author="Author">
        <w:r w:rsidRPr="004D0C18">
          <w:t xml:space="preserve"> </w:t>
        </w:r>
        <w:r w:rsidR="003E096B">
          <w:t xml:space="preserve">of all combinations </w:t>
        </w:r>
        <w:r w:rsidRPr="004D0C18">
          <w:t>were analyzed</w:t>
        </w:r>
      </w:ins>
      <w:r w:rsidRPr="004D0C18">
        <w:t xml:space="preserve">. Figure 14 </w:t>
      </w:r>
      <w:ins w:id="3026" w:author="Author">
        <w:r w:rsidRPr="004D0C18">
          <w:t xml:space="preserve">shows a comparison of </w:t>
        </w:r>
      </w:ins>
      <w:del w:id="3027" w:author="Author">
        <w:r w:rsidRPr="004D0C18">
          <w:delText xml:space="preserve">compares </w:delText>
        </w:r>
      </w:del>
      <w:r w:rsidRPr="004D0C18">
        <w:t>the processing time per data item for each model combination. Among the</w:t>
      </w:r>
      <w:ins w:id="3028" w:author="Author">
        <w:r w:rsidR="003E096B">
          <w:t xml:space="preserve"> </w:t>
        </w:r>
        <w:r w:rsidR="003E096B" w:rsidRPr="004D0C18">
          <w:t>KR-SBERT</w:t>
        </w:r>
      </w:ins>
      <w:r w:rsidRPr="004D0C18">
        <w:t xml:space="preserve"> </w:t>
      </w:r>
      <w:del w:id="3029" w:author="Author">
        <w:r w:rsidRPr="004D0C18" w:rsidDel="003E096B">
          <w:delText xml:space="preserve">KR-SBERT </w:delText>
        </w:r>
      </w:del>
      <w:r w:rsidRPr="004D0C18">
        <w:t xml:space="preserve">combinations, </w:t>
      </w:r>
      <w:del w:id="3030" w:author="Author">
        <w:r w:rsidRPr="004D0C18" w:rsidDel="003E096B">
          <w:delText xml:space="preserve">the </w:delText>
        </w:r>
      </w:del>
      <w:r w:rsidRPr="004D0C18">
        <w:t>KR-SBERT + Gpt3.5-</w:t>
      </w:r>
      <w:ins w:id="3031" w:author="Author">
        <w:r w:rsidR="003E096B">
          <w:t>T</w:t>
        </w:r>
      </w:ins>
      <w:del w:id="3032" w:author="Author">
        <w:r w:rsidRPr="004D0C18" w:rsidDel="003E096B">
          <w:delText>t</w:delText>
        </w:r>
      </w:del>
      <w:r w:rsidRPr="004D0C18">
        <w:t xml:space="preserve">urbo </w:t>
      </w:r>
      <w:del w:id="3033" w:author="Author">
        <w:r w:rsidRPr="004D0C18" w:rsidDel="003E096B">
          <w:lastRenderedPageBreak/>
          <w:delText xml:space="preserve">combination </w:delText>
        </w:r>
      </w:del>
      <w:ins w:id="3034" w:author="Author">
        <w:r w:rsidRPr="004D0C18">
          <w:t>exhibited</w:t>
        </w:r>
      </w:ins>
      <w:del w:id="3035" w:author="Author">
        <w:r w:rsidRPr="004D0C18">
          <w:delText>had</w:delText>
        </w:r>
      </w:del>
      <w:r w:rsidRPr="004D0C18">
        <w:t xml:space="preserve"> the fastest processing time</w:t>
      </w:r>
      <w:ins w:id="3036" w:author="Author">
        <w:r w:rsidRPr="004D0C18">
          <w:t xml:space="preserve"> </w:t>
        </w:r>
        <w:r w:rsidR="003E096B">
          <w:t xml:space="preserve">of </w:t>
        </w:r>
      </w:ins>
      <w:del w:id="3037" w:author="Author">
        <w:r w:rsidRPr="004D0C18">
          <w:delText xml:space="preserve"> of </w:delText>
        </w:r>
      </w:del>
      <w:r w:rsidRPr="004D0C18">
        <w:t xml:space="preserve">0.92 </w:t>
      </w:r>
      <w:commentRangeStart w:id="3038"/>
      <w:r w:rsidRPr="004D0C18">
        <w:t>s</w:t>
      </w:r>
      <w:commentRangeEnd w:id="3038"/>
      <w:r w:rsidR="003E096B">
        <w:rPr>
          <w:rStyle w:val="CommentReference"/>
          <w:rFonts w:eastAsia="SimSun"/>
          <w:noProof/>
          <w:snapToGrid/>
          <w:lang w:eastAsia="zh-CN" w:bidi="ar-SA"/>
        </w:rPr>
        <w:commentReference w:id="3038"/>
      </w:r>
      <w:ins w:id="3039" w:author="Author">
        <w:r w:rsidR="003E096B">
          <w:t>.</w:t>
        </w:r>
      </w:ins>
      <w:del w:id="3040" w:author="Author">
        <w:r w:rsidRPr="004D0C18" w:rsidDel="003E096B">
          <w:delText>econds.</w:delText>
        </w:r>
      </w:del>
      <w:r w:rsidRPr="004D0C18">
        <w:t xml:space="preserve"> </w:t>
      </w:r>
      <w:del w:id="3041" w:author="Author">
        <w:r w:rsidRPr="004D0C18" w:rsidDel="003E096B">
          <w:delText>This shows</w:delText>
        </w:r>
      </w:del>
      <w:ins w:id="3042" w:author="Author">
        <w:r w:rsidR="003E096B">
          <w:t>As</w:t>
        </w:r>
      </w:ins>
      <w:del w:id="3043" w:author="Author">
        <w:r w:rsidRPr="004D0C18" w:rsidDel="003E096B">
          <w:delText xml:space="preserve"> that</w:delText>
        </w:r>
      </w:del>
      <w:r w:rsidRPr="004D0C18">
        <w:t xml:space="preserve"> </w:t>
      </w:r>
      <w:del w:id="3044" w:author="Author">
        <w:r w:rsidRPr="004D0C18" w:rsidDel="003E096B">
          <w:delText xml:space="preserve">the </w:delText>
        </w:r>
      </w:del>
      <w:r w:rsidRPr="004D0C18">
        <w:t xml:space="preserve">KR-SBERT </w:t>
      </w:r>
      <w:del w:id="3045" w:author="Author">
        <w:r w:rsidRPr="004D0C18" w:rsidDel="003E096B">
          <w:delText xml:space="preserve">model </w:delText>
        </w:r>
      </w:del>
      <w:r w:rsidRPr="004D0C18">
        <w:t xml:space="preserve">performs inference locally, </w:t>
      </w:r>
      <w:del w:id="3046" w:author="Author">
        <w:r w:rsidRPr="004D0C18" w:rsidDel="003E096B">
          <w:delText>resulting in</w:delText>
        </w:r>
      </w:del>
      <w:ins w:id="3047" w:author="Author">
        <w:r w:rsidR="003E096B">
          <w:t>it has a</w:t>
        </w:r>
      </w:ins>
      <w:r w:rsidRPr="004D0C18">
        <w:t xml:space="preserve"> </w:t>
      </w:r>
      <w:ins w:id="3048" w:author="Author">
        <w:del w:id="3049" w:author="Author">
          <w:r w:rsidRPr="004D0C18">
            <w:delText xml:space="preserve">a </w:delText>
          </w:r>
        </w:del>
        <w:r w:rsidRPr="004D0C18">
          <w:t>high</w:t>
        </w:r>
        <w:r w:rsidR="003E096B">
          <w:t>er</w:t>
        </w:r>
      </w:ins>
      <w:del w:id="3050" w:author="Author">
        <w:r w:rsidRPr="004D0C18">
          <w:delText>fast</w:delText>
        </w:r>
      </w:del>
      <w:r w:rsidRPr="004D0C18">
        <w:t xml:space="preserve"> processing speed. </w:t>
      </w:r>
      <w:ins w:id="3051" w:author="Author">
        <w:r w:rsidR="003E096B">
          <w:t>By</w:t>
        </w:r>
        <w:del w:id="3052" w:author="Author">
          <w:r w:rsidRPr="004D0C18">
            <w:delText>By</w:delText>
          </w:r>
        </w:del>
        <w:r w:rsidRPr="004D0C18">
          <w:t xml:space="preserve"> contrast</w:t>
        </w:r>
      </w:ins>
      <w:del w:id="3053" w:author="Author">
        <w:r w:rsidRPr="004D0C18">
          <w:delText>On the other hand</w:delText>
        </w:r>
      </w:del>
      <w:r w:rsidRPr="004D0C18">
        <w:t xml:space="preserve">, </w:t>
      </w:r>
      <w:del w:id="3054" w:author="Author">
        <w:r w:rsidRPr="004D0C18" w:rsidDel="003E096B">
          <w:delText xml:space="preserve">the </w:delText>
        </w:r>
      </w:del>
      <w:r w:rsidRPr="004D0C18">
        <w:t>KR-SBERT + Gemma</w:t>
      </w:r>
      <w:ins w:id="3055" w:author="Author">
        <w:r w:rsidR="003E096B">
          <w:t>-</w:t>
        </w:r>
      </w:ins>
      <w:r w:rsidRPr="004D0C18">
        <w:t>2</w:t>
      </w:r>
      <w:ins w:id="3056" w:author="Author">
        <w:r w:rsidR="003E096B">
          <w:t>-</w:t>
        </w:r>
      </w:ins>
      <w:del w:id="3057" w:author="Author">
        <w:r w:rsidRPr="004D0C18" w:rsidDel="003E096B">
          <w:delText xml:space="preserve"> </w:delText>
        </w:r>
      </w:del>
      <w:r w:rsidRPr="004D0C18">
        <w:t>9</w:t>
      </w:r>
      <w:ins w:id="3058" w:author="Author">
        <w:r w:rsidR="003E096B">
          <w:t>b</w:t>
        </w:r>
        <w:del w:id="3059" w:author="Author">
          <w:r w:rsidRPr="004D0C18" w:rsidDel="003E096B">
            <w:delText xml:space="preserve"> </w:delText>
          </w:r>
        </w:del>
      </w:ins>
      <w:del w:id="3060" w:author="Author">
        <w:r w:rsidRPr="004D0C18" w:rsidDel="003E096B">
          <w:delText>B</w:delText>
        </w:r>
      </w:del>
      <w:r w:rsidRPr="004D0C18">
        <w:t xml:space="preserve"> </w:t>
      </w:r>
      <w:del w:id="3061" w:author="Author">
        <w:r w:rsidRPr="004D0C18" w:rsidDel="003E096B">
          <w:delText xml:space="preserve">combination </w:delText>
        </w:r>
      </w:del>
      <w:ins w:id="3062" w:author="Author">
        <w:r w:rsidRPr="004D0C18">
          <w:t>exhibited</w:t>
        </w:r>
      </w:ins>
      <w:del w:id="3063" w:author="Author">
        <w:r w:rsidRPr="004D0C18">
          <w:delText>had</w:delText>
        </w:r>
      </w:del>
      <w:r w:rsidRPr="004D0C18">
        <w:t xml:space="preserve"> the slowest processing time</w:t>
      </w:r>
      <w:ins w:id="3064" w:author="Author">
        <w:r w:rsidRPr="004D0C18">
          <w:t xml:space="preserve"> </w:t>
        </w:r>
        <w:r w:rsidR="003E096B">
          <w:t xml:space="preserve">of </w:t>
        </w:r>
        <w:del w:id="3065" w:author="Author">
          <w:r w:rsidRPr="004D0C18" w:rsidDel="003E096B">
            <w:delText>(</w:delText>
          </w:r>
        </w:del>
      </w:ins>
      <w:del w:id="3066" w:author="Author">
        <w:r w:rsidRPr="004D0C18">
          <w:delText xml:space="preserve"> of </w:delText>
        </w:r>
      </w:del>
      <w:r w:rsidRPr="004D0C18">
        <w:t xml:space="preserve">5.57 </w:t>
      </w:r>
      <w:del w:id="3067" w:author="Author">
        <w:r w:rsidRPr="004D0C18" w:rsidDel="003E096B">
          <w:delText>second</w:delText>
        </w:r>
      </w:del>
      <w:r w:rsidRPr="004D0C18">
        <w:t>s</w:t>
      </w:r>
      <w:ins w:id="3068" w:author="Author">
        <w:r w:rsidR="003E096B">
          <w:t>,</w:t>
        </w:r>
      </w:ins>
      <w:del w:id="3069" w:author="Author">
        <w:r w:rsidRPr="004D0C18" w:rsidDel="003E096B">
          <w:delText>.</w:delText>
        </w:r>
      </w:del>
      <w:r w:rsidRPr="004D0C18">
        <w:t xml:space="preserve"> </w:t>
      </w:r>
      <w:ins w:id="3070" w:author="Author">
        <w:r w:rsidR="003E096B">
          <w:t>which may have been caused by</w:t>
        </w:r>
      </w:ins>
      <w:del w:id="3071" w:author="Author">
        <w:r w:rsidRPr="004D0C18" w:rsidDel="003E096B">
          <w:delText>This suggests that</w:delText>
        </w:r>
      </w:del>
      <w:r w:rsidRPr="004D0C18">
        <w:t xml:space="preserve"> the </w:t>
      </w:r>
      <w:ins w:id="3072" w:author="Author">
        <w:r w:rsidR="003E096B">
          <w:t xml:space="preserve">large </w:t>
        </w:r>
      </w:ins>
      <w:r w:rsidRPr="004D0C18">
        <w:t xml:space="preserve">size of </w:t>
      </w:r>
      <w:del w:id="3073" w:author="Author">
        <w:r w:rsidRPr="004D0C18" w:rsidDel="003E096B">
          <w:delText xml:space="preserve">the </w:delText>
        </w:r>
      </w:del>
      <w:r w:rsidRPr="004D0C18">
        <w:t>Gemma</w:t>
      </w:r>
      <w:ins w:id="3074" w:author="Author">
        <w:r w:rsidR="003E096B">
          <w:t>-</w:t>
        </w:r>
      </w:ins>
      <w:r w:rsidRPr="004D0C18">
        <w:t>2</w:t>
      </w:r>
      <w:ins w:id="3075" w:author="Author">
        <w:r w:rsidR="003E096B">
          <w:t>-</w:t>
        </w:r>
      </w:ins>
      <w:del w:id="3076" w:author="Author">
        <w:r w:rsidRPr="004D0C18" w:rsidDel="003E096B">
          <w:delText xml:space="preserve"> </w:delText>
        </w:r>
      </w:del>
      <w:r w:rsidRPr="004D0C18">
        <w:t>9</w:t>
      </w:r>
      <w:ins w:id="3077" w:author="Author">
        <w:r w:rsidR="003E096B">
          <w:t>b</w:t>
        </w:r>
        <w:del w:id="3078" w:author="Author">
          <w:r w:rsidRPr="004D0C18" w:rsidDel="003E096B">
            <w:delText xml:space="preserve"> </w:delText>
          </w:r>
        </w:del>
      </w:ins>
      <w:del w:id="3079" w:author="Author">
        <w:r w:rsidRPr="004D0C18" w:rsidDel="003E096B">
          <w:delText>B</w:delText>
        </w:r>
        <w:r w:rsidRPr="004D0C18" w:rsidDel="00EB3227">
          <w:delText xml:space="preserve"> </w:delText>
        </w:r>
        <w:r w:rsidRPr="004D0C18" w:rsidDel="003E096B">
          <w:delText xml:space="preserve">model may </w:delText>
        </w:r>
      </w:del>
      <w:ins w:id="3080" w:author="Author">
        <w:del w:id="3081" w:author="Author">
          <w:r w:rsidRPr="004D0C18" w:rsidDel="003E096B">
            <w:delText>explain</w:delText>
          </w:r>
        </w:del>
      </w:ins>
      <w:del w:id="3082" w:author="Author">
        <w:r w:rsidRPr="004D0C18" w:rsidDel="003E096B">
          <w:delText>be the reason for its slow processing speed</w:delText>
        </w:r>
      </w:del>
      <w:r w:rsidRPr="004D0C18">
        <w:t xml:space="preserve">. </w:t>
      </w:r>
      <w:del w:id="3083" w:author="Author">
        <w:r w:rsidRPr="004D0C18" w:rsidDel="003E096B">
          <w:delText xml:space="preserve">In </w:delText>
        </w:r>
      </w:del>
      <w:ins w:id="3084" w:author="Author">
        <w:r w:rsidR="003E096B">
          <w:t>Among</w:t>
        </w:r>
        <w:r w:rsidR="003E096B" w:rsidRPr="004D0C18">
          <w:t xml:space="preserve"> </w:t>
        </w:r>
      </w:ins>
      <w:r w:rsidRPr="004D0C18">
        <w:t>the Ada-002 combination</w:t>
      </w:r>
      <w:ins w:id="3085" w:author="Author">
        <w:r w:rsidR="003E096B">
          <w:t>s</w:t>
        </w:r>
      </w:ins>
      <w:r w:rsidRPr="004D0C18">
        <w:t xml:space="preserve">, </w:t>
      </w:r>
      <w:del w:id="3086" w:author="Author">
        <w:r w:rsidRPr="004D0C18" w:rsidDel="003E096B">
          <w:delText xml:space="preserve">the </w:delText>
        </w:r>
      </w:del>
      <w:r w:rsidRPr="004D0C18">
        <w:t>Ada-002 + Gpt3.5-</w:t>
      </w:r>
      <w:ins w:id="3087" w:author="Author">
        <w:r w:rsidR="003E096B">
          <w:t>T</w:t>
        </w:r>
      </w:ins>
      <w:del w:id="3088" w:author="Author">
        <w:r w:rsidRPr="004D0C18" w:rsidDel="003E096B">
          <w:delText>t</w:delText>
        </w:r>
      </w:del>
      <w:r w:rsidRPr="004D0C18">
        <w:t xml:space="preserve">urbo </w:t>
      </w:r>
      <w:commentRangeStart w:id="3089"/>
      <w:del w:id="3090" w:author="Author">
        <w:r w:rsidRPr="004D0C18" w:rsidDel="003E096B">
          <w:delText>combination had</w:delText>
        </w:r>
      </w:del>
      <w:ins w:id="3091" w:author="Author">
        <w:r w:rsidR="003E096B">
          <w:t>exhibits</w:t>
        </w:r>
      </w:ins>
      <w:r w:rsidRPr="004D0C18">
        <w:t xml:space="preserve"> </w:t>
      </w:r>
      <w:commentRangeEnd w:id="3089"/>
      <w:r w:rsidR="003E096B">
        <w:rPr>
          <w:rStyle w:val="CommentReference"/>
          <w:rFonts w:eastAsia="SimSun"/>
          <w:noProof/>
          <w:snapToGrid/>
          <w:lang w:eastAsia="zh-CN" w:bidi="ar-SA"/>
        </w:rPr>
        <w:commentReference w:id="3089"/>
      </w:r>
      <w:r w:rsidRPr="004D0C18">
        <w:t>a relatively fast processing time of 1.39 s</w:t>
      </w:r>
      <w:del w:id="3092" w:author="Author">
        <w:r w:rsidRPr="004D0C18" w:rsidDel="003E096B">
          <w:delText>econds</w:delText>
        </w:r>
      </w:del>
      <w:ins w:id="3093" w:author="Author">
        <w:r w:rsidR="003E096B">
          <w:t>, suggesting</w:t>
        </w:r>
      </w:ins>
      <w:del w:id="3094" w:author="Author">
        <w:r w:rsidRPr="004D0C18" w:rsidDel="003E096B">
          <w:delText>. This indicates</w:delText>
        </w:r>
      </w:del>
      <w:r w:rsidRPr="004D0C18">
        <w:t xml:space="preserve"> that this combination is capable of fast processing even </w:t>
      </w:r>
      <w:del w:id="3095" w:author="Author">
        <w:r w:rsidRPr="004D0C18" w:rsidDel="003E096B">
          <w:delText xml:space="preserve">through </w:delText>
        </w:r>
      </w:del>
      <w:ins w:id="3096" w:author="Author">
        <w:r w:rsidR="003E096B">
          <w:t>under</w:t>
        </w:r>
        <w:r w:rsidR="003E096B" w:rsidRPr="004D0C18">
          <w:t xml:space="preserve"> </w:t>
        </w:r>
      </w:ins>
      <w:r w:rsidRPr="004D0C18">
        <w:t xml:space="preserve">API communication. </w:t>
      </w:r>
      <w:ins w:id="3097" w:author="Author">
        <w:r w:rsidR="003E096B">
          <w:t>By</w:t>
        </w:r>
        <w:del w:id="3098" w:author="Author">
          <w:r w:rsidRPr="004D0C18">
            <w:delText>By</w:delText>
          </w:r>
        </w:del>
        <w:r w:rsidRPr="004D0C18">
          <w:t xml:space="preserve"> contrast</w:t>
        </w:r>
      </w:ins>
      <w:del w:id="3099" w:author="Author">
        <w:r w:rsidRPr="004D0C18">
          <w:delText>On the other hand</w:delText>
        </w:r>
      </w:del>
      <w:r w:rsidRPr="004D0C18">
        <w:t xml:space="preserve">, </w:t>
      </w:r>
      <w:del w:id="3100" w:author="Author">
        <w:r w:rsidRPr="004D0C18" w:rsidDel="003E096B">
          <w:delText xml:space="preserve">the </w:delText>
        </w:r>
      </w:del>
      <w:r w:rsidRPr="004D0C18">
        <w:t>Ada-002 + Gemma</w:t>
      </w:r>
      <w:ins w:id="3101" w:author="Author">
        <w:r w:rsidR="003E096B">
          <w:t>-</w:t>
        </w:r>
      </w:ins>
      <w:r w:rsidRPr="004D0C18">
        <w:t>2</w:t>
      </w:r>
      <w:ins w:id="3102" w:author="Author">
        <w:r w:rsidR="003E096B">
          <w:t>-</w:t>
        </w:r>
      </w:ins>
      <w:del w:id="3103" w:author="Author">
        <w:r w:rsidRPr="004D0C18" w:rsidDel="003E096B">
          <w:delText xml:space="preserve"> </w:delText>
        </w:r>
      </w:del>
      <w:r w:rsidRPr="004D0C18">
        <w:t>9</w:t>
      </w:r>
      <w:ins w:id="3104" w:author="Author">
        <w:r w:rsidR="003E096B">
          <w:t>b</w:t>
        </w:r>
        <w:r w:rsidRPr="004D0C18">
          <w:t xml:space="preserve"> </w:t>
        </w:r>
      </w:ins>
      <w:del w:id="3105" w:author="Author">
        <w:r w:rsidRPr="004D0C18" w:rsidDel="003E096B">
          <w:delText xml:space="preserve">B combination </w:delText>
        </w:r>
      </w:del>
      <w:ins w:id="3106" w:author="Author">
        <w:r w:rsidR="003E096B">
          <w:t>shows</w:t>
        </w:r>
        <w:del w:id="3107" w:author="Author">
          <w:r w:rsidRPr="004D0C18">
            <w:delText>showed</w:delText>
          </w:r>
        </w:del>
      </w:ins>
      <w:del w:id="3108" w:author="Author">
        <w:r w:rsidRPr="004D0C18" w:rsidDel="003E096B">
          <w:delText>had</w:delText>
        </w:r>
      </w:del>
      <w:r w:rsidRPr="004D0C18">
        <w:t xml:space="preserve"> the slowest processing time of 6.16 </w:t>
      </w:r>
      <w:del w:id="3109" w:author="Author">
        <w:r w:rsidRPr="004D0C18" w:rsidDel="003E096B">
          <w:delText>second</w:delText>
        </w:r>
      </w:del>
      <w:r w:rsidRPr="004D0C18">
        <w:t>s</w:t>
      </w:r>
      <w:ins w:id="3110" w:author="Author">
        <w:r w:rsidR="003E096B">
          <w:t>.</w:t>
        </w:r>
      </w:ins>
      <w:del w:id="3111" w:author="Author">
        <w:r w:rsidRPr="004D0C18" w:rsidDel="003E096B">
          <w:delText>.</w:delText>
        </w:r>
      </w:del>
      <w:r w:rsidRPr="004D0C18">
        <w:t xml:space="preserve"> This difference </w:t>
      </w:r>
      <w:del w:id="3112" w:author="Author">
        <w:r w:rsidRPr="004D0C18" w:rsidDel="003E096B">
          <w:delText xml:space="preserve">in </w:delText>
        </w:r>
      </w:del>
      <w:ins w:id="3113" w:author="Author">
        <w:del w:id="3114" w:author="Author">
          <w:r w:rsidRPr="004D0C18">
            <w:delText xml:space="preserve">the </w:delText>
          </w:r>
        </w:del>
      </w:ins>
      <w:del w:id="3115" w:author="Author">
        <w:r w:rsidRPr="004D0C18" w:rsidDel="003E096B">
          <w:delText xml:space="preserve">processing time </w:delText>
        </w:r>
      </w:del>
      <w:r w:rsidRPr="004D0C18">
        <w:t xml:space="preserve">is </w:t>
      </w:r>
      <w:ins w:id="3116" w:author="Author">
        <w:r w:rsidRPr="004D0C18">
          <w:t>attributed</w:t>
        </w:r>
      </w:ins>
      <w:del w:id="3117" w:author="Author">
        <w:r w:rsidRPr="004D0C18">
          <w:delText>analyzed to be due</w:delText>
        </w:r>
      </w:del>
      <w:r w:rsidRPr="004D0C18">
        <w:t xml:space="preserve"> to the fact that KR-SBERT is </w:t>
      </w:r>
      <w:del w:id="3118" w:author="Author">
        <w:r w:rsidRPr="004D0C18" w:rsidDel="003E096B">
          <w:delText xml:space="preserve">inferred </w:delText>
        </w:r>
      </w:del>
      <w:ins w:id="3119" w:author="Author">
        <w:r w:rsidR="003E096B">
          <w:t>employed</w:t>
        </w:r>
        <w:r w:rsidR="003E096B" w:rsidRPr="004D0C18">
          <w:t xml:space="preserve"> </w:t>
        </w:r>
      </w:ins>
      <w:r w:rsidRPr="004D0C18">
        <w:t xml:space="preserve">locally, </w:t>
      </w:r>
      <w:ins w:id="3120" w:author="Author">
        <w:r w:rsidRPr="004D0C18">
          <w:t>whereas</w:t>
        </w:r>
      </w:ins>
      <w:del w:id="3121" w:author="Author">
        <w:r w:rsidRPr="004D0C18">
          <w:delText>while</w:delText>
        </w:r>
      </w:del>
      <w:r w:rsidRPr="004D0C18">
        <w:t xml:space="preserve"> Ada-002 is </w:t>
      </w:r>
      <w:del w:id="3122" w:author="Author">
        <w:r w:rsidRPr="004D0C18" w:rsidDel="003E096B">
          <w:delText xml:space="preserve">inferred </w:delText>
        </w:r>
      </w:del>
      <w:ins w:id="3123" w:author="Author">
        <w:r w:rsidR="003E096B">
          <w:t>requires</w:t>
        </w:r>
      </w:ins>
      <w:del w:id="3124" w:author="Author">
        <w:r w:rsidRPr="004D0C18" w:rsidDel="003E096B">
          <w:delText>through</w:delText>
        </w:r>
      </w:del>
      <w:r w:rsidRPr="004D0C18">
        <w:t xml:space="preserve"> API communication.</w:t>
      </w:r>
    </w:p>
    <w:p w14:paraId="64A6C5C3" w14:textId="77777777" w:rsidR="00946C18" w:rsidRDefault="00946C18" w:rsidP="00946C18">
      <w:pPr>
        <w:pStyle w:val="MDPI52figure"/>
        <w:ind w:left="2608"/>
        <w:jc w:val="left"/>
        <w:rPr>
          <w:moveTo w:id="3125" w:author="Author" w16du:dateUtc="2024-07-28T07:25:00Z"/>
          <w:b/>
        </w:rPr>
      </w:pPr>
      <w:moveToRangeStart w:id="3126" w:author="Author" w:name="move173063746"/>
      <w:moveTo w:id="3127" w:author="Author" w16du:dateUtc="2024-07-28T07:25:00Z">
        <w:r w:rsidRPr="00626B2A">
          <w:rPr>
            <w:rFonts w:ascii="Times New Roman" w:hAnsi="Times New Roman"/>
            <w:noProof/>
          </w:rPr>
          <w:drawing>
            <wp:inline distT="0" distB="0" distL="0" distR="0" wp14:anchorId="5D6E0E7D" wp14:editId="622EB630">
              <wp:extent cx="4860000" cy="2920797"/>
              <wp:effectExtent l="0" t="0" r="0" b="0"/>
              <wp:docPr id="916630017" name="그림 2" descr="텍스트, 라인, 그래프,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64989" name="그림 2" descr="텍스트, 라인, 그래프, 번호이(가) 표시된 사진&#10;&#10;자동 생성된 설명"/>
                      <pic:cNvPicPr/>
                    </pic:nvPicPr>
                    <pic:blipFill>
                      <a:blip r:embed="rId24" cstate="print">
                        <a:extLst>
                          <a:ext uri="{28A0092B-C50C-407E-A947-70E740481C1C}">
                            <a14:useLocalDpi xmlns:a14="http://schemas.microsoft.com/office/drawing/2010/main" val="0"/>
                          </a:ext>
                        </a:extLst>
                      </a:blip>
                      <a:srcRect r="7557" b="6584"/>
                      <a:stretch>
                        <a:fillRect/>
                      </a:stretch>
                    </pic:blipFill>
                    <pic:spPr bwMode="auto">
                      <a:xfrm>
                        <a:off x="0" y="0"/>
                        <a:ext cx="4860000" cy="2920797"/>
                      </a:xfrm>
                      <a:prstGeom prst="rect">
                        <a:avLst/>
                      </a:prstGeom>
                      <a:ln>
                        <a:noFill/>
                      </a:ln>
                      <a:extLst>
                        <a:ext uri="{53640926-AAD7-44D8-BBD7-CCE9431645EC}">
                          <a14:shadowObscured xmlns:a14="http://schemas.microsoft.com/office/drawing/2010/main"/>
                        </a:ext>
                      </a:extLst>
                    </pic:spPr>
                  </pic:pic>
                </a:graphicData>
              </a:graphic>
            </wp:inline>
          </w:drawing>
        </w:r>
      </w:moveTo>
    </w:p>
    <w:p w14:paraId="6CFDBDFA" w14:textId="2EBC2EDF" w:rsidR="00946C18" w:rsidDel="00946C18" w:rsidRDefault="00946C18" w:rsidP="00946C18">
      <w:pPr>
        <w:pStyle w:val="MDPI51figurecaption"/>
        <w:rPr>
          <w:del w:id="3128" w:author="Author"/>
          <w:moveTo w:id="3129" w:author="Author" w16du:dateUtc="2024-07-28T07:25:00Z"/>
        </w:rPr>
      </w:pPr>
      <w:moveTo w:id="3130" w:author="Author" w16du:dateUtc="2024-07-28T07:25:00Z">
        <w:r w:rsidRPr="00FA04F1">
          <w:rPr>
            <w:b/>
          </w:rPr>
          <w:t>Figure 1</w:t>
        </w:r>
        <w:r>
          <w:rPr>
            <w:b/>
          </w:rPr>
          <w:t>4</w:t>
        </w:r>
        <w:r w:rsidRPr="00FA04F1">
          <w:rPr>
            <w:b/>
          </w:rPr>
          <w:t xml:space="preserve">. </w:t>
        </w:r>
        <w:r w:rsidRPr="00421BD8">
          <w:t xml:space="preserve">Processing </w:t>
        </w:r>
      </w:moveTo>
      <w:ins w:id="3131" w:author="Author">
        <w:r w:rsidR="003E096B">
          <w:t>t</w:t>
        </w:r>
      </w:ins>
      <w:moveTo w:id="3132" w:author="Author" w16du:dateUtc="2024-07-28T07:25:00Z">
        <w:del w:id="3133" w:author="Author">
          <w:r w:rsidRPr="00421BD8" w:rsidDel="003E096B">
            <w:delText>T</w:delText>
          </w:r>
        </w:del>
        <w:r w:rsidRPr="00421BD8">
          <w:t xml:space="preserve">ime per </w:t>
        </w:r>
      </w:moveTo>
      <w:ins w:id="3134" w:author="Author">
        <w:r w:rsidR="003E096B">
          <w:t>d</w:t>
        </w:r>
      </w:ins>
      <w:moveTo w:id="3135" w:author="Author" w16du:dateUtc="2024-07-28T07:25:00Z">
        <w:del w:id="3136" w:author="Author">
          <w:r w:rsidRPr="00421BD8" w:rsidDel="003E096B">
            <w:delText>D</w:delText>
          </w:r>
        </w:del>
        <w:r w:rsidRPr="00421BD8">
          <w:t xml:space="preserve">ata </w:t>
        </w:r>
      </w:moveTo>
      <w:ins w:id="3137" w:author="Author">
        <w:r w:rsidR="003E096B">
          <w:t>i</w:t>
        </w:r>
      </w:ins>
      <w:moveTo w:id="3138" w:author="Author" w16du:dateUtc="2024-07-28T07:25:00Z">
        <w:del w:id="3139" w:author="Author">
          <w:r w:rsidRPr="00421BD8" w:rsidDel="003E096B">
            <w:delText>I</w:delText>
          </w:r>
        </w:del>
        <w:r w:rsidRPr="00421BD8">
          <w:t xml:space="preserve">tem for </w:t>
        </w:r>
      </w:moveTo>
      <w:ins w:id="3140" w:author="Author">
        <w:r w:rsidR="003E096B">
          <w:t>the various LLM and embedding combinations</w:t>
        </w:r>
      </w:ins>
      <w:moveTo w:id="3141" w:author="Author" w16du:dateUtc="2024-07-28T07:25:00Z">
        <w:del w:id="3142" w:author="Author">
          <w:r w:rsidRPr="00421BD8" w:rsidDel="003E096B">
            <w:delText>Different Embeddings</w:delText>
          </w:r>
        </w:del>
        <w:r>
          <w:t>.</w:t>
        </w:r>
      </w:moveTo>
    </w:p>
    <w:moveToRangeEnd w:id="3126"/>
    <w:p w14:paraId="5660E712" w14:textId="77777777" w:rsidR="00946C18" w:rsidRPr="004D0C18" w:rsidRDefault="00946C18">
      <w:pPr>
        <w:pStyle w:val="MDPI51figurecaption"/>
        <w:pPrChange w:id="3143" w:author="Author">
          <w:pPr>
            <w:pStyle w:val="MDPI31text"/>
          </w:pPr>
        </w:pPrChange>
      </w:pPr>
    </w:p>
    <w:p w14:paraId="74ADDD9B" w14:textId="5FBC6823" w:rsidR="00FF0BD6" w:rsidRDefault="004D0C18" w:rsidP="00205AE5">
      <w:pPr>
        <w:pStyle w:val="MDPI31text"/>
      </w:pPr>
      <w:r w:rsidRPr="004D0C18">
        <w:t xml:space="preserve">Overall, </w:t>
      </w:r>
      <w:del w:id="3144" w:author="Author">
        <w:r w:rsidRPr="004D0C18" w:rsidDel="00EC7745">
          <w:delText xml:space="preserve">the </w:delText>
        </w:r>
      </w:del>
      <w:r w:rsidRPr="004D0C18">
        <w:t>Ada-002 + Gpt3.5-</w:t>
      </w:r>
      <w:ins w:id="3145" w:author="Author">
        <w:r w:rsidR="00EC7745">
          <w:t>T</w:t>
        </w:r>
      </w:ins>
      <w:del w:id="3146" w:author="Author">
        <w:r w:rsidRPr="004D0C18" w:rsidDel="00EC7745">
          <w:delText>t</w:delText>
        </w:r>
      </w:del>
      <w:r w:rsidRPr="004D0C18">
        <w:t xml:space="preserve">urbo </w:t>
      </w:r>
      <w:del w:id="3147" w:author="Author">
        <w:r w:rsidRPr="004D0C18" w:rsidDel="00EC7745">
          <w:delText xml:space="preserve">combination </w:delText>
        </w:r>
      </w:del>
      <w:ins w:id="3148" w:author="Author">
        <w:r w:rsidR="00EC7745">
          <w:t>obtained</w:t>
        </w:r>
        <w:r w:rsidR="00EC7745" w:rsidRPr="004D0C18">
          <w:t xml:space="preserve"> </w:t>
        </w:r>
      </w:ins>
      <w:del w:id="3149" w:author="Author">
        <w:r w:rsidRPr="004D0C18" w:rsidDel="00EC7745">
          <w:delText xml:space="preserve">performed </w:delText>
        </w:r>
      </w:del>
      <w:r w:rsidRPr="004D0C18">
        <w:t>the best</w:t>
      </w:r>
      <w:ins w:id="3150" w:author="Author">
        <w:r w:rsidRPr="004D0C18">
          <w:t xml:space="preserve"> performance</w:t>
        </w:r>
        <w:r w:rsidR="00EC7745">
          <w:t>, o</w:t>
        </w:r>
      </w:ins>
      <w:del w:id="3151" w:author="Author">
        <w:r w:rsidRPr="004D0C18" w:rsidDel="00EC7745">
          <w:delText>.</w:delText>
        </w:r>
      </w:del>
      <w:ins w:id="3152" w:author="Author">
        <w:r w:rsidR="00EC7745">
          <w:t>utperforming others across</w:t>
        </w:r>
      </w:ins>
      <w:del w:id="3153" w:author="Author">
        <w:r w:rsidRPr="004D0C18" w:rsidDel="00EC7745">
          <w:delText xml:space="preserve"> This combination outperformed</w:delText>
        </w:r>
      </w:del>
      <w:r w:rsidRPr="004D0C18">
        <w:t xml:space="preserve"> </w:t>
      </w:r>
      <w:del w:id="3154" w:author="Author">
        <w:r w:rsidRPr="004D0C18">
          <w:delText xml:space="preserve">on </w:delText>
        </w:r>
      </w:del>
      <w:r w:rsidRPr="004D0C18">
        <w:t xml:space="preserve">several performance metrics, including accuracy, answer relevance, and contextual precision, and </w:t>
      </w:r>
      <w:ins w:id="3155" w:author="Author">
        <w:r w:rsidR="00EC7745">
          <w:t>exhibited</w:t>
        </w:r>
        <w:r w:rsidRPr="004D0C18">
          <w:t xml:space="preserve"> </w:t>
        </w:r>
      </w:ins>
      <w:del w:id="3156" w:author="Author">
        <w:r w:rsidRPr="004D0C18" w:rsidDel="00EC7745">
          <w:delText xml:space="preserve">was </w:delText>
        </w:r>
        <w:r w:rsidRPr="004D0C18">
          <w:delText xml:space="preserve">also </w:delText>
        </w:r>
        <w:r w:rsidRPr="004D0C18" w:rsidDel="00EC7745">
          <w:delText>the</w:delText>
        </w:r>
      </w:del>
      <w:ins w:id="3157" w:author="Author">
        <w:r w:rsidR="00EC7745">
          <w:t>the second</w:t>
        </w:r>
      </w:ins>
      <w:r w:rsidRPr="004D0C18">
        <w:t xml:space="preserve"> </w:t>
      </w:r>
      <w:del w:id="3158" w:author="Author">
        <w:r w:rsidRPr="004D0C18" w:rsidDel="00EC7745">
          <w:delText xml:space="preserve">fastest </w:delText>
        </w:r>
      </w:del>
      <w:ins w:id="3159" w:author="Author">
        <w:r w:rsidR="00EC7745">
          <w:t>lowest</w:t>
        </w:r>
        <w:r w:rsidR="00EC7745" w:rsidRPr="004D0C18">
          <w:t xml:space="preserve"> </w:t>
        </w:r>
      </w:ins>
      <w:del w:id="3160" w:author="Author">
        <w:r w:rsidRPr="004D0C18" w:rsidDel="00EC7745">
          <w:delText xml:space="preserve">in terms of </w:delText>
        </w:r>
      </w:del>
      <w:r w:rsidRPr="004D0C18">
        <w:t xml:space="preserve">processing time. </w:t>
      </w:r>
      <w:ins w:id="3161" w:author="Author">
        <w:r w:rsidR="00EC7745">
          <w:t>Moreover</w:t>
        </w:r>
        <w:del w:id="3162" w:author="Author">
          <w:r w:rsidRPr="004D0C18" w:rsidDel="00EC7745">
            <w:delText>However</w:delText>
          </w:r>
        </w:del>
      </w:ins>
      <w:del w:id="3163" w:author="Author">
        <w:r w:rsidRPr="004D0C18">
          <w:delText>On the other hand</w:delText>
        </w:r>
      </w:del>
      <w:r w:rsidRPr="004D0C18">
        <w:t>, the KR-SBERT + Gpt3.5-</w:t>
      </w:r>
      <w:ins w:id="3164" w:author="Author">
        <w:r w:rsidR="00EC7745">
          <w:t>T</w:t>
        </w:r>
      </w:ins>
      <w:del w:id="3165" w:author="Author">
        <w:r w:rsidRPr="004D0C18" w:rsidDel="00EC7745">
          <w:delText>t</w:delText>
        </w:r>
      </w:del>
      <w:r w:rsidRPr="004D0C18">
        <w:t xml:space="preserve">urbo combination </w:t>
      </w:r>
      <w:ins w:id="3166" w:author="Author">
        <w:r w:rsidRPr="004D0C18">
          <w:t>exhibited</w:t>
        </w:r>
        <w:del w:id="3167" w:author="Author">
          <w:r w:rsidRPr="004D0C18">
            <w:delText>showed</w:delText>
          </w:r>
        </w:del>
      </w:ins>
      <w:del w:id="3168" w:author="Author">
        <w:r w:rsidRPr="004D0C18">
          <w:delText>also recorded</w:delText>
        </w:r>
      </w:del>
      <w:r w:rsidRPr="004D0C18">
        <w:t xml:space="preserve"> </w:t>
      </w:r>
      <w:del w:id="3169" w:author="Author">
        <w:r w:rsidRPr="004D0C18" w:rsidDel="00EC7745">
          <w:delText xml:space="preserve">very </w:delText>
        </w:r>
      </w:del>
      <w:ins w:id="3170" w:author="Author">
        <w:r w:rsidR="00EC7745">
          <w:t>the</w:t>
        </w:r>
        <w:r w:rsidR="00EC7745" w:rsidRPr="004D0C18">
          <w:t xml:space="preserve"> </w:t>
        </w:r>
      </w:ins>
      <w:del w:id="3171" w:author="Author">
        <w:r w:rsidRPr="004D0C18" w:rsidDel="00EC7745">
          <w:delText xml:space="preserve">fast </w:delText>
        </w:r>
      </w:del>
      <w:ins w:id="3172" w:author="Author">
        <w:r w:rsidR="00EC7745">
          <w:t>lowest</w:t>
        </w:r>
        <w:r w:rsidR="00EC7745" w:rsidRPr="004D0C18">
          <w:t xml:space="preserve"> </w:t>
        </w:r>
      </w:ins>
      <w:r w:rsidRPr="004D0C18">
        <w:t>process</w:t>
      </w:r>
      <w:ins w:id="3173" w:author="Author">
        <w:r w:rsidR="00EC7745">
          <w:t>ing</w:t>
        </w:r>
      </w:ins>
      <w:del w:id="3174" w:author="Author">
        <w:r w:rsidRPr="004D0C18" w:rsidDel="00EC7745">
          <w:delText>ing</w:delText>
        </w:r>
      </w:del>
      <w:r w:rsidRPr="004D0C18">
        <w:t xml:space="preserve"> time</w:t>
      </w:r>
      <w:del w:id="3175" w:author="Author">
        <w:r w:rsidRPr="004D0C18" w:rsidDel="00EC7745">
          <w:delText>s</w:delText>
        </w:r>
      </w:del>
      <w:r w:rsidRPr="004D0C18">
        <w:t xml:space="preserve">, </w:t>
      </w:r>
      <w:del w:id="3176" w:author="Author">
        <w:r w:rsidRPr="004D0C18" w:rsidDel="00EC7745">
          <w:delText xml:space="preserve">making </w:delText>
        </w:r>
      </w:del>
      <w:ins w:id="3177" w:author="Author">
        <w:r w:rsidR="00EC7745">
          <w:t>suggesting that</w:t>
        </w:r>
        <w:r w:rsidR="00EC7745" w:rsidRPr="004D0C18">
          <w:t xml:space="preserve"> </w:t>
        </w:r>
      </w:ins>
      <w:r w:rsidRPr="004D0C18">
        <w:t>it a useful alternative. The</w:t>
      </w:r>
      <w:ins w:id="3178" w:author="Author">
        <w:r w:rsidR="00EC7745">
          <w:t>se</w:t>
        </w:r>
      </w:ins>
      <w:r w:rsidRPr="004D0C18">
        <w:t xml:space="preserve"> results </w:t>
      </w:r>
      <w:del w:id="3179" w:author="Author">
        <w:r w:rsidRPr="004D0C18" w:rsidDel="00EC7745">
          <w:delText xml:space="preserve">of these analyses </w:delText>
        </w:r>
      </w:del>
      <w:r w:rsidRPr="004D0C18">
        <w:t>provide important information for selecting the optimal model by comparing the performance</w:t>
      </w:r>
      <w:ins w:id="3180" w:author="Author">
        <w:r w:rsidR="00EC7745">
          <w:t>s</w:t>
        </w:r>
      </w:ins>
      <w:r w:rsidRPr="004D0C18">
        <w:t xml:space="preserve"> and processing time</w:t>
      </w:r>
      <w:ins w:id="3181" w:author="Author">
        <w:r w:rsidR="00EC7745">
          <w:t>s</w:t>
        </w:r>
      </w:ins>
      <w:r w:rsidRPr="004D0C18">
        <w:t xml:space="preserve"> of different model combinations, </w:t>
      </w:r>
      <w:del w:id="3182" w:author="Author">
        <w:r w:rsidRPr="004D0C18" w:rsidDel="00EC7745">
          <w:delText xml:space="preserve">which </w:delText>
        </w:r>
      </w:del>
      <w:ins w:id="3183" w:author="Author">
        <w:r w:rsidR="00EC7745">
          <w:t>and</w:t>
        </w:r>
        <w:r w:rsidR="00EC7745" w:rsidRPr="004D0C18">
          <w:t xml:space="preserve"> </w:t>
        </w:r>
      </w:ins>
      <w:r w:rsidRPr="004D0C18">
        <w:t xml:space="preserve">can help identify the model combination that can </w:t>
      </w:r>
      <w:commentRangeStart w:id="3184"/>
      <w:ins w:id="3185" w:author="Author">
        <w:r w:rsidRPr="004D0C18">
          <w:t xml:space="preserve">simultaneously </w:t>
        </w:r>
      </w:ins>
      <w:commentRangeEnd w:id="3184"/>
      <w:r w:rsidR="00EC7745">
        <w:rPr>
          <w:rStyle w:val="CommentReference"/>
          <w:rFonts w:eastAsia="SimSun"/>
          <w:noProof/>
          <w:snapToGrid/>
          <w:lang w:eastAsia="zh-CN" w:bidi="ar-SA"/>
        </w:rPr>
        <w:commentReference w:id="3184"/>
      </w:r>
      <w:del w:id="3186" w:author="Author">
        <w:r w:rsidRPr="004D0C18" w:rsidDel="00EC7745">
          <w:delText xml:space="preserve">achieve </w:delText>
        </w:r>
      </w:del>
      <w:ins w:id="3187" w:author="Author">
        <w:r w:rsidR="00EC7745">
          <w:t>offer</w:t>
        </w:r>
        <w:r w:rsidR="00EC7745" w:rsidRPr="004D0C18">
          <w:t xml:space="preserve"> </w:t>
        </w:r>
      </w:ins>
      <w:r w:rsidRPr="004D0C18">
        <w:t>optimal performance and efficiency</w:t>
      </w:r>
      <w:del w:id="3188" w:author="Author">
        <w:r w:rsidRPr="004D0C18" w:rsidDel="00EC7745">
          <w:delText xml:space="preserve"> at the same time</w:delText>
        </w:r>
      </w:del>
      <w:r w:rsidR="00565EF9">
        <w:t>.</w:t>
      </w:r>
    </w:p>
    <w:p w14:paraId="661A5A2D" w14:textId="77777777" w:rsidR="00FF0BD6" w:rsidRPr="00325902" w:rsidRDefault="00FF0BD6" w:rsidP="00FF0BD6">
      <w:pPr>
        <w:pStyle w:val="MDPI21heading1"/>
      </w:pPr>
      <w:r w:rsidRPr="00325902">
        <w:t xml:space="preserve">4. </w:t>
      </w:r>
      <w:commentRangeStart w:id="3189"/>
      <w:commentRangeStart w:id="3190"/>
      <w:r w:rsidRPr="00325902">
        <w:t>Discussion</w:t>
      </w:r>
      <w:commentRangeEnd w:id="3189"/>
      <w:r w:rsidR="004D0C18">
        <w:rPr>
          <w:rStyle w:val="CommentReference"/>
          <w:rFonts w:eastAsia="SimSun"/>
          <w:b w:val="0"/>
          <w:noProof/>
          <w:snapToGrid/>
          <w:lang w:eastAsia="zh-CN" w:bidi="ar-SA"/>
        </w:rPr>
        <w:commentReference w:id="3189"/>
      </w:r>
      <w:commentRangeEnd w:id="3190"/>
      <w:r w:rsidR="00EC7745">
        <w:rPr>
          <w:rStyle w:val="CommentReference"/>
          <w:rFonts w:eastAsia="SimSun"/>
          <w:b w:val="0"/>
          <w:noProof/>
          <w:snapToGrid/>
          <w:lang w:eastAsia="zh-CN" w:bidi="ar-SA"/>
        </w:rPr>
        <w:commentReference w:id="3190"/>
      </w:r>
    </w:p>
    <w:p w14:paraId="1C024D30" w14:textId="1886F77C" w:rsidR="00FF0BD6" w:rsidRPr="00325902" w:rsidDel="00EC7745" w:rsidRDefault="00FF0BD6" w:rsidP="00205AE5">
      <w:pPr>
        <w:pStyle w:val="MDPI31text"/>
        <w:rPr>
          <w:del w:id="3191" w:author="Author"/>
        </w:rPr>
      </w:pPr>
      <w:del w:id="3192" w:author="Author">
        <w:r w:rsidRPr="00EC7745" w:rsidDel="00EC7745">
          <w:delText xml:space="preserve">Authors should discuss the results and how they can be </w:delText>
        </w:r>
        <w:r w:rsidR="00A17241" w:rsidRPr="00EC7745" w:rsidDel="00EC7745">
          <w:delText xml:space="preserve">interpreted from the perspective </w:delText>
        </w:r>
        <w:r w:rsidRPr="00EC7745" w:rsidDel="00EC7745">
          <w:delText>of previous studies and of the working hypotheses. The findings and their implications should be discussed in the broadest context possible. Future research directions may also be highlighted.</w:delText>
        </w:r>
      </w:del>
    </w:p>
    <w:p w14:paraId="1F57DFF0" w14:textId="77777777" w:rsidR="00FF0BD6" w:rsidRPr="00325902" w:rsidRDefault="00FF0BD6" w:rsidP="007E704A">
      <w:pPr>
        <w:pStyle w:val="MDPI21heading1"/>
      </w:pPr>
      <w:r>
        <w:lastRenderedPageBreak/>
        <w:t xml:space="preserve">5. </w:t>
      </w:r>
      <w:commentRangeStart w:id="3193"/>
      <w:r>
        <w:t>Conclusions</w:t>
      </w:r>
      <w:commentRangeEnd w:id="3193"/>
      <w:r w:rsidR="004D0C18">
        <w:rPr>
          <w:rStyle w:val="CommentReference"/>
          <w:rFonts w:eastAsia="SimSun"/>
          <w:b w:val="0"/>
          <w:noProof/>
          <w:snapToGrid/>
          <w:lang w:eastAsia="zh-CN" w:bidi="ar-SA"/>
        </w:rPr>
        <w:commentReference w:id="3193"/>
      </w:r>
    </w:p>
    <w:p w14:paraId="16D70F7D" w14:textId="35FB860C" w:rsidR="004D0C18" w:rsidRPr="004D0C18" w:rsidDel="00AC1B11" w:rsidRDefault="004D0C18" w:rsidP="004D0C18">
      <w:pPr>
        <w:pStyle w:val="MDPI31text"/>
        <w:rPr>
          <w:del w:id="3194" w:author="Author"/>
        </w:rPr>
      </w:pPr>
      <w:r w:rsidRPr="004D0C18">
        <w:t xml:space="preserve">In this </w:t>
      </w:r>
      <w:ins w:id="3195" w:author="Author">
        <w:r w:rsidRPr="004D0C18">
          <w:t>study</w:t>
        </w:r>
      </w:ins>
      <w:del w:id="3196" w:author="Author">
        <w:r w:rsidRPr="004D0C18">
          <w:delText>work</w:delText>
        </w:r>
      </w:del>
      <w:r w:rsidRPr="004D0C18">
        <w:t>, we developed an information</w:t>
      </w:r>
      <w:ins w:id="3197" w:author="Author">
        <w:r w:rsidRPr="004D0C18">
          <w:t>-</w:t>
        </w:r>
      </w:ins>
      <w:del w:id="3198" w:author="Author">
        <w:r w:rsidRPr="004D0C18">
          <w:delText xml:space="preserve"> </w:delText>
        </w:r>
      </w:del>
      <w:r w:rsidRPr="004D0C18">
        <w:t xml:space="preserve">retrieval system for </w:t>
      </w:r>
      <w:ins w:id="3199" w:author="Author">
        <w:r w:rsidR="00AC1B11">
          <w:t xml:space="preserve">LLMs from </w:t>
        </w:r>
      </w:ins>
      <w:r w:rsidRPr="004D0C18">
        <w:t xml:space="preserve">personalized datasets </w:t>
      </w:r>
      <w:ins w:id="3200" w:author="Author">
        <w:del w:id="3201" w:author="Author">
          <w:r w:rsidRPr="004D0C18">
            <w:delText xml:space="preserve">by </w:delText>
          </w:r>
        </w:del>
      </w:ins>
      <w:r w:rsidRPr="004D0C18">
        <w:t xml:space="preserve">using an efficient RAG approach. </w:t>
      </w:r>
    </w:p>
    <w:p w14:paraId="5379E21C" w14:textId="7DBF4A75" w:rsidR="004D0C18" w:rsidRPr="004D0C18" w:rsidRDefault="004D0C18" w:rsidP="004D0C18">
      <w:pPr>
        <w:pStyle w:val="MDPI31text"/>
      </w:pPr>
      <w:r w:rsidRPr="004D0C18">
        <w:t xml:space="preserve">RAG combines </w:t>
      </w:r>
      <w:del w:id="3202" w:author="Author">
        <w:r w:rsidRPr="004D0C18">
          <w:delText xml:space="preserve">the </w:delText>
        </w:r>
        <w:r w:rsidRPr="004D0C18" w:rsidDel="00AC1B11">
          <w:delText>LLM's</w:delText>
        </w:r>
      </w:del>
      <w:ins w:id="3203" w:author="Author">
        <w:r w:rsidR="00AC1B11">
          <w:t>the</w:t>
        </w:r>
      </w:ins>
      <w:r w:rsidRPr="004D0C18">
        <w:t xml:space="preserve"> parameterized knowledge </w:t>
      </w:r>
      <w:ins w:id="3204" w:author="Author">
        <w:r w:rsidR="00AC1B11">
          <w:t xml:space="preserve">of LLMs </w:t>
        </w:r>
      </w:ins>
      <w:r w:rsidRPr="004D0C18">
        <w:t>with non-parameterized external knowledge to mitigate the hallucination problem</w:t>
      </w:r>
      <w:del w:id="3205" w:author="Author">
        <w:r w:rsidRPr="004D0C18">
          <w:delText>,</w:delText>
        </w:r>
      </w:del>
      <w:r w:rsidRPr="004D0C18">
        <w:t xml:space="preserve"> and cite</w:t>
      </w:r>
      <w:del w:id="3206" w:author="Author">
        <w:r w:rsidRPr="004D0C18">
          <w:delText>s</w:delText>
        </w:r>
      </w:del>
      <w:r w:rsidRPr="004D0C18">
        <w:t xml:space="preserve"> sources to increase output transparency and user trust. RAG can be customized for specific domains by indexing </w:t>
      </w:r>
      <w:ins w:id="3207" w:author="Author">
        <w:r w:rsidRPr="004D0C18">
          <w:t xml:space="preserve">the </w:t>
        </w:r>
      </w:ins>
      <w:r w:rsidRPr="004D0C18">
        <w:t xml:space="preserve">relevant text corpora. </w:t>
      </w:r>
    </w:p>
    <w:p w14:paraId="05E432C1" w14:textId="48F64E11" w:rsidR="004D0C18" w:rsidRPr="004D0C18" w:rsidRDefault="004D0C18" w:rsidP="004D0C18">
      <w:pPr>
        <w:pStyle w:val="MDPI31text"/>
      </w:pPr>
      <w:del w:id="3208" w:author="Author">
        <w:r w:rsidRPr="004D0C18" w:rsidDel="00AC1B11">
          <w:delText>In this study</w:delText>
        </w:r>
      </w:del>
      <w:ins w:id="3209" w:author="Author">
        <w:r w:rsidR="00AC1B11">
          <w:t>Additionally</w:t>
        </w:r>
      </w:ins>
      <w:r w:rsidRPr="004D0C18">
        <w:t xml:space="preserve">, we built a personalized database and designed </w:t>
      </w:r>
      <w:ins w:id="3210" w:author="Author">
        <w:r w:rsidRPr="004D0C18">
          <w:t>an</w:t>
        </w:r>
      </w:ins>
      <w:del w:id="3211" w:author="Author">
        <w:r w:rsidRPr="004D0C18">
          <w:delText>the</w:delText>
        </w:r>
      </w:del>
      <w:r w:rsidRPr="004D0C18">
        <w:t xml:space="preserve"> RAG approach to optimize data privacy and accuracy while minimizing </w:t>
      </w:r>
      <w:del w:id="3212" w:author="Author">
        <w:r w:rsidRPr="004D0C18" w:rsidDel="00AC1B11">
          <w:delText xml:space="preserve">economic </w:delText>
        </w:r>
      </w:del>
      <w:r w:rsidRPr="004D0C18">
        <w:t>costs</w:t>
      </w:r>
      <w:del w:id="3213" w:author="Author">
        <w:r w:rsidRPr="004D0C18">
          <w:delText>, i.e.</w:delText>
        </w:r>
      </w:del>
      <w:ins w:id="3214" w:author="Author">
        <w:r w:rsidRPr="004D0C18">
          <w:t>. The</w:t>
        </w:r>
      </w:ins>
      <w:del w:id="3215" w:author="Author">
        <w:r w:rsidRPr="004D0C18">
          <w:delText>, the</w:delText>
        </w:r>
      </w:del>
      <w:r w:rsidRPr="004D0C18">
        <w:t xml:space="preserve"> latest personal information </w:t>
      </w:r>
      <w:ins w:id="3216" w:author="Author">
        <w:r w:rsidRPr="004D0C18">
          <w:t>wa</w:t>
        </w:r>
      </w:ins>
      <w:del w:id="3217" w:author="Author">
        <w:r w:rsidRPr="004D0C18">
          <w:delText>i</w:delText>
        </w:r>
      </w:del>
      <w:r w:rsidRPr="004D0C18">
        <w:t xml:space="preserve">s updated in the database without retraining the </w:t>
      </w:r>
      <w:del w:id="3218" w:author="Author">
        <w:r w:rsidRPr="004D0C18" w:rsidDel="00AC1B11">
          <w:delText>language model</w:delText>
        </w:r>
        <w:r w:rsidRPr="004D0C18">
          <w:delText>,</w:delText>
        </w:r>
      </w:del>
      <w:ins w:id="3219" w:author="Author">
        <w:r w:rsidR="00AC1B11">
          <w:t>LLMs</w:t>
        </w:r>
      </w:ins>
      <w:r w:rsidRPr="004D0C18">
        <w:t xml:space="preserve"> and the </w:t>
      </w:r>
      <w:del w:id="3220" w:author="Author">
        <w:r w:rsidRPr="004D0C18" w:rsidDel="00AC1B11">
          <w:delText xml:space="preserve">latest </w:delText>
        </w:r>
      </w:del>
      <w:r w:rsidRPr="004D0C18">
        <w:t xml:space="preserve">search history </w:t>
      </w:r>
      <w:ins w:id="3221" w:author="Author">
        <w:r w:rsidRPr="004D0C18">
          <w:t>wa</w:t>
        </w:r>
      </w:ins>
      <w:del w:id="3222" w:author="Author">
        <w:r w:rsidRPr="004D0C18">
          <w:delText>i</w:delText>
        </w:r>
      </w:del>
      <w:r w:rsidRPr="004D0C18">
        <w:t xml:space="preserve">s retained to </w:t>
      </w:r>
      <w:del w:id="3223" w:author="Author">
        <w:r w:rsidRPr="004D0C18" w:rsidDel="00AC1B11">
          <w:delText xml:space="preserve">enable </w:delText>
        </w:r>
      </w:del>
      <w:ins w:id="3224" w:author="Author">
        <w:r w:rsidR="00AC1B11">
          <w:t>develop</w:t>
        </w:r>
        <w:r w:rsidR="00AC1B11" w:rsidRPr="004D0C18">
          <w:t xml:space="preserve"> </w:t>
        </w:r>
      </w:ins>
      <w:r w:rsidRPr="004D0C18">
        <w:t xml:space="preserve">a personalized </w:t>
      </w:r>
      <w:del w:id="3225" w:author="Author">
        <w:r w:rsidRPr="004D0C18" w:rsidDel="00AC1B11">
          <w:delText>question</w:delText>
        </w:r>
      </w:del>
      <w:ins w:id="3226" w:author="Author">
        <w:del w:id="3227" w:author="Author">
          <w:r w:rsidRPr="004D0C18" w:rsidDel="00AC1B11">
            <w:delText>-</w:delText>
          </w:r>
        </w:del>
      </w:ins>
      <w:del w:id="3228" w:author="Author">
        <w:r w:rsidRPr="004D0C18" w:rsidDel="00AC1B11">
          <w:delText xml:space="preserve"> and</w:delText>
        </w:r>
      </w:del>
      <w:ins w:id="3229" w:author="Author">
        <w:del w:id="3230" w:author="Author">
          <w:r w:rsidRPr="004D0C18" w:rsidDel="00AC1B11">
            <w:delText>-</w:delText>
          </w:r>
        </w:del>
      </w:ins>
      <w:del w:id="3231" w:author="Author">
        <w:r w:rsidRPr="004D0C18" w:rsidDel="00AC1B11">
          <w:delText xml:space="preserve"> answer</w:delText>
        </w:r>
      </w:del>
      <w:ins w:id="3232" w:author="Author">
        <w:r w:rsidR="00AC1B11">
          <w:t>QA</w:t>
        </w:r>
      </w:ins>
      <w:r w:rsidRPr="004D0C18">
        <w:t xml:space="preserve"> system. </w:t>
      </w:r>
    </w:p>
    <w:p w14:paraId="1E7BBCC7" w14:textId="7FBCE1B3" w:rsidR="004D0C18" w:rsidRPr="004D0C18" w:rsidRDefault="004D0C18" w:rsidP="004D0C18">
      <w:pPr>
        <w:pStyle w:val="MDPI31text"/>
      </w:pPr>
      <w:r w:rsidRPr="004D0C18">
        <w:t xml:space="preserve">Existing databases can be leveraged as </w:t>
      </w:r>
      <w:del w:id="3233" w:author="Author">
        <w:r w:rsidRPr="004D0C18">
          <w:delText xml:space="preserve">an </w:delText>
        </w:r>
      </w:del>
      <w:r w:rsidRPr="004D0C18">
        <w:t>extension</w:t>
      </w:r>
      <w:ins w:id="3234" w:author="Author">
        <w:r w:rsidRPr="004D0C18">
          <w:t>s</w:t>
        </w:r>
      </w:ins>
      <w:r w:rsidRPr="004D0C18">
        <w:t xml:space="preserve"> of </w:t>
      </w:r>
      <w:del w:id="3235" w:author="Author">
        <w:r w:rsidRPr="004D0C18">
          <w:delText xml:space="preserve">the </w:delText>
        </w:r>
      </w:del>
      <w:r w:rsidRPr="004D0C18">
        <w:t>LLM</w:t>
      </w:r>
      <w:del w:id="3236" w:author="Author">
        <w:r w:rsidRPr="004D0C18">
          <w:delText>'s</w:delText>
        </w:r>
      </w:del>
      <w:r w:rsidRPr="004D0C18">
        <w:t xml:space="preserve"> knowledge, eliminating the need to retrain or fine-tune</w:t>
      </w:r>
      <w:ins w:id="3237" w:author="Author">
        <w:r w:rsidR="00AC1B11">
          <w:t xml:space="preserve"> them on</w:t>
        </w:r>
      </w:ins>
      <w:r w:rsidRPr="004D0C18">
        <w:t xml:space="preserve"> sensitive personal and workplace information. </w:t>
      </w:r>
      <w:ins w:id="3238" w:author="Author">
        <w:r w:rsidRPr="004D0C18">
          <w:t>T</w:t>
        </w:r>
      </w:ins>
      <w:del w:id="3239" w:author="Author">
        <w:r w:rsidRPr="004D0C18">
          <w:delText>And t</w:delText>
        </w:r>
      </w:del>
      <w:proofErr w:type="gramStart"/>
      <w:r w:rsidRPr="004D0C18">
        <w:t>he</w:t>
      </w:r>
      <w:proofErr w:type="gramEnd"/>
      <w:r w:rsidRPr="004D0C18">
        <w:t xml:space="preserve"> database is updated in real</w:t>
      </w:r>
      <w:ins w:id="3240" w:author="Author">
        <w:r w:rsidRPr="004D0C18">
          <w:t>-</w:t>
        </w:r>
      </w:ins>
      <w:del w:id="3241" w:author="Author">
        <w:r w:rsidRPr="004D0C18">
          <w:delText xml:space="preserve"> </w:delText>
        </w:r>
      </w:del>
      <w:r w:rsidRPr="004D0C18">
        <w:t>time</w:t>
      </w:r>
      <w:ins w:id="3242" w:author="Author">
        <w:r w:rsidRPr="004D0C18">
          <w:t xml:space="preserve"> and</w:t>
        </w:r>
      </w:ins>
      <w:del w:id="3243" w:author="Author">
        <w:r w:rsidRPr="004D0C18">
          <w:delText>,</w:delText>
        </w:r>
      </w:del>
      <w:r w:rsidRPr="004D0C18">
        <w:t xml:space="preserve"> includ</w:t>
      </w:r>
      <w:ins w:id="3244" w:author="Author">
        <w:r w:rsidRPr="004D0C18">
          <w:t>es</w:t>
        </w:r>
      </w:ins>
      <w:del w:id="3245" w:author="Author">
        <w:r w:rsidRPr="004D0C18">
          <w:delText>ing</w:delText>
        </w:r>
      </w:del>
      <w:r w:rsidRPr="004D0C18">
        <w:t xml:space="preserve"> documents that can be modified or deleted by individuals</w:t>
      </w:r>
      <w:ins w:id="3246" w:author="Author">
        <w:r w:rsidR="00AC1B11">
          <w:t>, thereby</w:t>
        </w:r>
      </w:ins>
      <w:del w:id="3247" w:author="Author">
        <w:r w:rsidRPr="004D0C18" w:rsidDel="00AC1B11">
          <w:delText>.</w:delText>
        </w:r>
      </w:del>
      <w:r w:rsidRPr="004D0C18">
        <w:t xml:space="preserve"> </w:t>
      </w:r>
      <w:del w:id="3248" w:author="Author">
        <w:r w:rsidRPr="004D0C18" w:rsidDel="00AC1B11">
          <w:delText>This ensures</w:delText>
        </w:r>
      </w:del>
      <w:ins w:id="3249" w:author="Author">
        <w:r w:rsidR="00AC1B11">
          <w:t>ensuring consistent tracking and</w:t>
        </w:r>
      </w:ins>
      <w:del w:id="3250" w:author="Author">
        <w:r w:rsidRPr="004D0C18" w:rsidDel="00AC1B11">
          <w:delText xml:space="preserve"> that</w:delText>
        </w:r>
      </w:del>
      <w:r w:rsidRPr="004D0C18">
        <w:t xml:space="preserve"> </w:t>
      </w:r>
      <w:del w:id="3251" w:author="Author">
        <w:r w:rsidRPr="004D0C18">
          <w:delText xml:space="preserve">the most </w:delText>
        </w:r>
      </w:del>
      <w:r w:rsidRPr="004D0C18">
        <w:t>up</w:t>
      </w:r>
      <w:del w:id="3252" w:author="Author">
        <w:r w:rsidRPr="004D0C18">
          <w:delText>-to-</w:delText>
        </w:r>
      </w:del>
      <w:r w:rsidRPr="004D0C18">
        <w:t>date</w:t>
      </w:r>
      <w:ins w:id="3253" w:author="Author">
        <w:del w:id="3254" w:author="Author">
          <w:r w:rsidRPr="004D0C18" w:rsidDel="00AC1B11">
            <w:delText>d</w:delText>
          </w:r>
        </w:del>
        <w:r w:rsidR="00AC1B11">
          <w:t xml:space="preserve"> of</w:t>
        </w:r>
      </w:ins>
      <w:r w:rsidRPr="004D0C18">
        <w:t xml:space="preserve"> information</w:t>
      </w:r>
      <w:del w:id="3255" w:author="Author">
        <w:r w:rsidRPr="004D0C18" w:rsidDel="00AC1B11">
          <w:delText xml:space="preserve"> is consistently</w:delText>
        </w:r>
        <w:r w:rsidRPr="004D0C18">
          <w:delText xml:space="preserve"> tracked</w:delText>
        </w:r>
      </w:del>
      <w:r w:rsidRPr="004D0C18">
        <w:t>.</w:t>
      </w:r>
    </w:p>
    <w:p w14:paraId="0936C831" w14:textId="5CF666E8" w:rsidR="00FF0BD6" w:rsidRDefault="004D0C18" w:rsidP="004D0C18">
      <w:pPr>
        <w:pStyle w:val="MDPI31text"/>
      </w:pPr>
      <w:r w:rsidRPr="004D0C18">
        <w:t xml:space="preserve">The proposed RAG-based system </w:t>
      </w:r>
      <w:ins w:id="3256" w:author="Author">
        <w:r w:rsidRPr="004D0C18">
          <w:t>demonstrated</w:t>
        </w:r>
      </w:ins>
      <w:del w:id="3257" w:author="Author">
        <w:r w:rsidRPr="004D0C18">
          <w:delText>shows</w:delText>
        </w:r>
      </w:del>
      <w:r w:rsidRPr="004D0C18">
        <w:t xml:space="preserve"> good performance in </w:t>
      </w:r>
      <w:ins w:id="3258" w:author="Author">
        <w:r w:rsidRPr="004D0C18">
          <w:t xml:space="preserve">terms of </w:t>
        </w:r>
      </w:ins>
      <w:r w:rsidRPr="004D0C18">
        <w:t>accuracy, response relevance, and context relevance with</w:t>
      </w:r>
      <w:ins w:id="3259" w:author="Author">
        <w:r w:rsidRPr="004D0C18">
          <w:t>in</w:t>
        </w:r>
      </w:ins>
      <w:r w:rsidRPr="004D0C18">
        <w:t xml:space="preserve"> the </w:t>
      </w:r>
      <w:del w:id="3260" w:author="Author">
        <w:r w:rsidRPr="004D0C18" w:rsidDel="00EB3227">
          <w:delText>R</w:delText>
        </w:r>
      </w:del>
      <w:ins w:id="3261" w:author="Author">
        <w:r w:rsidR="00EB3227">
          <w:t>RAGAs</w:t>
        </w:r>
      </w:ins>
      <w:del w:id="3262" w:author="Author">
        <w:r w:rsidRPr="004D0C18" w:rsidDel="00AC1B11">
          <w:delText>AGAS</w:delText>
        </w:r>
      </w:del>
      <w:r w:rsidRPr="004D0C18">
        <w:t xml:space="preserve"> framework. However, </w:t>
      </w:r>
      <w:del w:id="3263" w:author="Author">
        <w:r w:rsidRPr="004D0C18">
          <w:delText xml:space="preserve">the performance of </w:delText>
        </w:r>
      </w:del>
      <w:r w:rsidRPr="004D0C18">
        <w:t>context</w:t>
      </w:r>
      <w:ins w:id="3264" w:author="Author">
        <w:r w:rsidR="00AC1B11">
          <w:t>-</w:t>
        </w:r>
      </w:ins>
      <w:del w:id="3265" w:author="Author">
        <w:r w:rsidRPr="004D0C18" w:rsidDel="00AC1B11">
          <w:delText xml:space="preserve"> </w:delText>
        </w:r>
      </w:del>
      <w:r w:rsidRPr="004D0C18">
        <w:t>recall</w:t>
      </w:r>
      <w:ins w:id="3266" w:author="Author">
        <w:r w:rsidR="0050635D">
          <w:t xml:space="preserve"> score</w:t>
        </w:r>
      </w:ins>
      <w:r w:rsidRPr="004D0C18">
        <w:t xml:space="preserve"> </w:t>
      </w:r>
      <w:ins w:id="3267" w:author="Author">
        <w:del w:id="3268" w:author="Author">
          <w:r w:rsidRPr="004D0C18" w:rsidDel="00AC1B11">
            <w:delText xml:space="preserve">performance </w:delText>
          </w:r>
        </w:del>
        <w:r w:rsidRPr="004D0C18">
          <w:t>wa</w:t>
        </w:r>
      </w:ins>
      <w:del w:id="3269" w:author="Author">
        <w:r w:rsidRPr="004D0C18">
          <w:delText>i</w:delText>
        </w:r>
      </w:del>
      <w:r w:rsidRPr="004D0C18">
        <w:t xml:space="preserve">s rather low, which </w:t>
      </w:r>
      <w:del w:id="3270" w:author="Author">
        <w:r w:rsidRPr="004D0C18" w:rsidDel="00AC1B11">
          <w:delText xml:space="preserve">is a topic </w:delText>
        </w:r>
      </w:del>
      <w:ins w:id="3271" w:author="Author">
        <w:del w:id="3272" w:author="Author">
          <w:r w:rsidRPr="004D0C18" w:rsidDel="00AC1B11">
            <w:delText>for improvement</w:delText>
          </w:r>
        </w:del>
      </w:ins>
      <w:del w:id="3273" w:author="Author">
        <w:r w:rsidRPr="004D0C18" w:rsidDel="00AC1B11">
          <w:delText>to be improved in</w:delText>
        </w:r>
      </w:del>
      <w:ins w:id="3274" w:author="Author">
        <w:r w:rsidR="00AC1B11">
          <w:t>will be addressed</w:t>
        </w:r>
      </w:ins>
      <w:r w:rsidRPr="004D0C18">
        <w:t xml:space="preserve"> </w:t>
      </w:r>
      <w:del w:id="3275" w:author="Author">
        <w:r w:rsidRPr="004D0C18" w:rsidDel="00AC1B11">
          <w:delText>the future</w:delText>
        </w:r>
      </w:del>
      <w:ins w:id="3276" w:author="Author">
        <w:r w:rsidR="00AC1B11">
          <w:t>in future studies</w:t>
        </w:r>
      </w:ins>
      <w:r w:rsidRPr="004D0C18">
        <w:t xml:space="preserve">. </w:t>
      </w:r>
      <w:ins w:id="3277" w:author="Author">
        <w:r w:rsidR="007E754F">
          <w:t xml:space="preserve">Thus, </w:t>
        </w:r>
      </w:ins>
      <w:del w:id="3278" w:author="Author">
        <w:r w:rsidRPr="004D0C18" w:rsidDel="007E754F">
          <w:delText xml:space="preserve">This </w:delText>
        </w:r>
      </w:del>
      <w:ins w:id="3279" w:author="Author">
        <w:del w:id="3280" w:author="Author">
          <w:r w:rsidRPr="004D0C18" w:rsidDel="007E754F">
            <w:delText>implies</w:delText>
          </w:r>
        </w:del>
      </w:ins>
      <w:del w:id="3281" w:author="Author">
        <w:r w:rsidRPr="004D0C18" w:rsidDel="007E754F">
          <w:delText xml:space="preserve">means that </w:delText>
        </w:r>
      </w:del>
      <w:r w:rsidRPr="004D0C18">
        <w:t xml:space="preserve">the experiment verified the deficiencies of </w:t>
      </w:r>
      <w:del w:id="3282" w:author="Author">
        <w:r w:rsidRPr="004D0C18" w:rsidDel="007E754F">
          <w:delText xml:space="preserve">the </w:delText>
        </w:r>
      </w:del>
      <w:r w:rsidRPr="004D0C18">
        <w:t>LLM response system</w:t>
      </w:r>
      <w:ins w:id="3283" w:author="Author">
        <w:r w:rsidR="007E754F">
          <w:t>s</w:t>
        </w:r>
      </w:ins>
      <w:r w:rsidRPr="004D0C18">
        <w:t xml:space="preserve"> combined with the RAG pipeline, </w:t>
      </w:r>
      <w:del w:id="3284" w:author="Author">
        <w:r w:rsidRPr="004D0C18" w:rsidDel="007E754F">
          <w:delText xml:space="preserve">which </w:delText>
        </w:r>
      </w:del>
      <w:ins w:id="3285" w:author="Author">
        <w:r w:rsidR="007E754F">
          <w:t>demonstrating</w:t>
        </w:r>
        <w:del w:id="3286" w:author="Author">
          <w:r w:rsidRPr="004D0C18" w:rsidDel="007E754F">
            <w:delText>demonstrates</w:delText>
          </w:r>
        </w:del>
      </w:ins>
      <w:del w:id="3287" w:author="Author">
        <w:r w:rsidRPr="004D0C18">
          <w:delText>shows</w:delText>
        </w:r>
      </w:del>
      <w:r w:rsidRPr="004D0C18">
        <w:t xml:space="preserve"> the difficulty </w:t>
      </w:r>
      <w:ins w:id="3288" w:author="Author">
        <w:r w:rsidRPr="004D0C18">
          <w:t>of</w:t>
        </w:r>
        <w:del w:id="3289" w:author="Author">
          <w:r w:rsidRPr="004D0C18">
            <w:delText>in</w:delText>
          </w:r>
        </w:del>
      </w:ins>
      <w:del w:id="3290" w:author="Author">
        <w:r w:rsidRPr="004D0C18">
          <w:delText>of</w:delText>
        </w:r>
      </w:del>
      <w:r w:rsidRPr="004D0C18">
        <w:t xml:space="preserve"> </w:t>
      </w:r>
      <w:del w:id="3291" w:author="Author">
        <w:r w:rsidRPr="004D0C18" w:rsidDel="007E754F">
          <w:delText xml:space="preserve">utilizing </w:delText>
        </w:r>
      </w:del>
      <w:ins w:id="3292" w:author="Author">
        <w:r w:rsidR="007E754F">
          <w:t>using</w:t>
        </w:r>
        <w:r w:rsidR="007E754F" w:rsidRPr="004D0C18">
          <w:t xml:space="preserve"> </w:t>
        </w:r>
      </w:ins>
      <w:r w:rsidRPr="004D0C18">
        <w:t xml:space="preserve">contextual information. However, </w:t>
      </w:r>
      <w:ins w:id="3293" w:author="Author">
        <w:r w:rsidRPr="004D0C18">
          <w:t>this</w:t>
        </w:r>
      </w:ins>
      <w:del w:id="3294" w:author="Author">
        <w:r w:rsidRPr="004D0C18">
          <w:delText>it</w:delText>
        </w:r>
      </w:del>
      <w:r w:rsidRPr="004D0C18">
        <w:t xml:space="preserve"> </w:t>
      </w:r>
      <w:ins w:id="3295" w:author="Author">
        <w:r w:rsidR="007E754F">
          <w:t xml:space="preserve">limitation </w:t>
        </w:r>
      </w:ins>
      <w:r w:rsidRPr="004D0C18">
        <w:t xml:space="preserve">can be overcome by using generalized hallucinations and updating </w:t>
      </w:r>
      <w:ins w:id="3296" w:author="Author">
        <w:del w:id="3297" w:author="Author">
          <w:r w:rsidRPr="004D0C18">
            <w:delText xml:space="preserve">with </w:delText>
          </w:r>
        </w:del>
      </w:ins>
      <w:r w:rsidRPr="004D0C18">
        <w:t>the</w:t>
      </w:r>
      <w:ins w:id="3298" w:author="Author">
        <w:r w:rsidR="007A2AFB">
          <w:t xml:space="preserve"> models with the</w:t>
        </w:r>
      </w:ins>
      <w:r w:rsidRPr="004D0C18">
        <w:t xml:space="preserve"> latest information</w:t>
      </w:r>
      <w:r w:rsidR="00FF0BD6" w:rsidRPr="00325902">
        <w:t>.</w:t>
      </w:r>
    </w:p>
    <w:p w14:paraId="15AAB6A7" w14:textId="77777777" w:rsidR="00FF0BD6" w:rsidRDefault="00FF0BD6" w:rsidP="00FF0BD6">
      <w:pPr>
        <w:pStyle w:val="MDPI21heading1"/>
      </w:pPr>
      <w:commentRangeStart w:id="3299"/>
      <w:r>
        <w:t>6. Patents</w:t>
      </w:r>
    </w:p>
    <w:p w14:paraId="512DD6A5" w14:textId="77777777" w:rsidR="00FF0BD6" w:rsidRDefault="00FF0BD6" w:rsidP="00205AE5">
      <w:pPr>
        <w:pStyle w:val="MDPI31text"/>
      </w:pPr>
      <w:r>
        <w:t xml:space="preserve">This section is </w:t>
      </w:r>
      <w:r w:rsidR="00A17241">
        <w:t xml:space="preserve">not mandatory but </w:t>
      </w:r>
      <w:r>
        <w:t>may be added if there are patents resulting from the work reported in this manuscript.</w:t>
      </w:r>
    </w:p>
    <w:p w14:paraId="669057B3" w14:textId="77777777" w:rsidR="00FF0BD6" w:rsidRDefault="00FF0BD6" w:rsidP="001A242A">
      <w:pPr>
        <w:pStyle w:val="MDPI62BackMatter"/>
        <w:spacing w:before="240"/>
      </w:pPr>
      <w:r w:rsidRPr="00FA04F1">
        <w:rPr>
          <w:b/>
        </w:rPr>
        <w:t>Supplementary Materials:</w:t>
      </w:r>
      <w:r w:rsidR="000E4A57">
        <w:rPr>
          <w:b/>
        </w:rPr>
        <w:t xml:space="preserve"> </w:t>
      </w:r>
      <w:r w:rsidR="00FC5768">
        <w:t>The following supporting information can be downloaded at: www.mdpi.com/xxx/s1, Figure S1: title; Table S1: title; Video S1: title.</w:t>
      </w:r>
    </w:p>
    <w:p w14:paraId="4A814D1C" w14:textId="77777777" w:rsidR="00FF0BD6" w:rsidRPr="00613B31" w:rsidRDefault="00FF0BD6" w:rsidP="00FF0BD6">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A17241">
        <w:t xml:space="preserve"> </w:t>
      </w:r>
      <w:r w:rsidR="00AD375F">
        <w:t xml:space="preserve">Please turn to the </w:t>
      </w:r>
      <w:hyperlink r:id="rId25" w:history="1">
        <w:proofErr w:type="spellStart"/>
        <w:r w:rsidR="008F2374">
          <w:rPr>
            <w:rStyle w:val="Hyperlink"/>
          </w:rPr>
          <w:t>CRediT</w:t>
        </w:r>
        <w:proofErr w:type="spellEnd"/>
        <w:r w:rsidR="008F2374">
          <w:rPr>
            <w:rStyle w:val="Hyperlink"/>
          </w:rPr>
          <w:t xml:space="preserve"> taxonomy</w:t>
        </w:r>
      </w:hyperlink>
      <w:r w:rsidR="00AD375F">
        <w:t xml:space="preserve"> </w:t>
      </w:r>
      <w:r w:rsidRPr="00613B31">
        <w:t>for the term explanation. Authorship must be limited to those who have contributed substantially to the work reported.</w:t>
      </w:r>
    </w:p>
    <w:p w14:paraId="5D781844" w14:textId="77777777" w:rsidR="00FF0BD6" w:rsidRPr="00613B31" w:rsidRDefault="00FF0BD6" w:rsidP="00FF0BD6">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A17241">
        <w:t xml:space="preserve">funding. </w:t>
      </w:r>
      <w:r w:rsidR="00AD375F">
        <w:t xml:space="preserve">Any errors may affect your future </w:t>
      </w:r>
      <w:r w:rsidRPr="00613B31">
        <w:t>funding.</w:t>
      </w:r>
    </w:p>
    <w:p w14:paraId="6347D486" w14:textId="77777777" w:rsidR="00981349" w:rsidRPr="00B27433" w:rsidRDefault="00981349" w:rsidP="00981349">
      <w:pPr>
        <w:pStyle w:val="MDPI62BackMatter"/>
        <w:rPr>
          <w:b/>
        </w:rPr>
      </w:pPr>
      <w:bookmarkStart w:id="3300" w:name="_Hlk89945590"/>
      <w:bookmarkStart w:id="3301"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Helsinki, and approved by the Institutional Review Board (or Ethics Committee) of NAME OF INSTITUTE (protocol code XXX and date of approval).” for studies involving humans. OR “The animal study </w:t>
      </w:r>
      <w:r w:rsidR="000E4A57">
        <w:t>protocol</w:t>
      </w:r>
      <w:r w:rsidRPr="00B27433">
        <w:t xml:space="preserve"> was approved by the Institutional Review Board (or Ethics Committee) of NAME OF INSTITUTE (protocol code XXX and date of approval).” for studies involving </w:t>
      </w:r>
      <w:r w:rsidRPr="00B27433">
        <w:lastRenderedPageBreak/>
        <w:t>animals. OR “Ethical review and approval were waived for this study due to REASON (please provide a detailed justification).” OR “Not applicable” for studies not involving humans or animals.</w:t>
      </w:r>
    </w:p>
    <w:bookmarkEnd w:id="3300"/>
    <w:p w14:paraId="55B10121" w14:textId="77777777" w:rsidR="002969DF" w:rsidRPr="007D75A8" w:rsidRDefault="002969DF" w:rsidP="002969DF">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0E02D7">
        <w:t>Not applicable.</w:t>
      </w:r>
      <w:r w:rsidRPr="007D75A8">
        <w:t>” for studies not involving humans. You might also choose to exclude this statement if the study did not involve humans.</w:t>
      </w:r>
    </w:p>
    <w:p w14:paraId="028530C6" w14:textId="77777777" w:rsidR="002969DF" w:rsidRPr="007D75A8" w:rsidRDefault="002969DF" w:rsidP="002969DF">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3301"/>
    <w:p w14:paraId="4AACD0FB" w14:textId="77777777" w:rsidR="00027FFA" w:rsidRPr="00027FFA" w:rsidRDefault="00027FFA" w:rsidP="00027FFA">
      <w:pPr>
        <w:pStyle w:val="MDPI62BackMatter"/>
      </w:pPr>
      <w:r w:rsidRPr="00027FFA">
        <w:rPr>
          <w:b/>
        </w:rPr>
        <w:t>Data Availability Statement:</w:t>
      </w:r>
      <w:r w:rsidRPr="00027FFA">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2D9F7BD" w14:textId="77777777" w:rsidR="00FF0BD6" w:rsidRPr="00613B31" w:rsidRDefault="00FF0BD6" w:rsidP="00FF0BD6">
      <w:pPr>
        <w:pStyle w:val="MDPI62BackMatter"/>
      </w:pPr>
      <w:r w:rsidRPr="00613B31">
        <w:rPr>
          <w:b/>
        </w:rPr>
        <w:t>Acknowledgments:</w:t>
      </w:r>
      <w:r w:rsidRPr="00613B31">
        <w:t xml:space="preserve"> </w:t>
      </w:r>
      <w:r w:rsidR="00A17241">
        <w:t xml:space="preserve">In this section, you can acknowledge </w:t>
      </w:r>
      <w:r w:rsidRPr="00613B31">
        <w:t>any support given which is not covered by the author contribution or funding sections. This may include administrative and technical support, or donations in kind (e.g., materials used for experiments).</w:t>
      </w:r>
    </w:p>
    <w:p w14:paraId="5F01F43C" w14:textId="77777777" w:rsidR="00FF0BD6" w:rsidRPr="00613B31" w:rsidRDefault="00FF0BD6" w:rsidP="00FF0BD6">
      <w:pPr>
        <w:pStyle w:val="MDPI62BackMatter"/>
      </w:pPr>
      <w:r w:rsidRPr="00613B31">
        <w:rPr>
          <w:b/>
        </w:rPr>
        <w:t>Conflicts of Interest:</w:t>
      </w:r>
      <w:r w:rsidRPr="00613B31">
        <w:t xml:space="preserve"> Declare conflicts of interest or state “The </w:t>
      </w:r>
      <w:r w:rsidR="0066549E">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17083">
        <w:t>Any role of the funders in the design of the study; in the collection, analyses or interpretation of data; in the writing of the manuscript; or in the decision to publish the results must be declared in this section</w:t>
      </w:r>
      <w:r w:rsidRPr="00613B31">
        <w:t>. If there is no role, please state “</w:t>
      </w:r>
      <w:r w:rsidR="004B489C">
        <w:t>The funders had no role in the design of the study; in the collection, analyses, or interpretation of data; in the writing of the manuscript; or in the decision to publish the results</w:t>
      </w:r>
      <w:r w:rsidRPr="00613B31">
        <w:t>”.</w:t>
      </w:r>
    </w:p>
    <w:p w14:paraId="6903952F" w14:textId="77777777" w:rsidR="00FF0BD6" w:rsidRPr="00613B31" w:rsidRDefault="00FF0BD6" w:rsidP="00FF0BD6">
      <w:pPr>
        <w:adjustRightInd w:val="0"/>
        <w:snapToGrid w:val="0"/>
        <w:spacing w:before="240" w:after="60" w:line="228" w:lineRule="auto"/>
        <w:ind w:left="2608"/>
        <w:rPr>
          <w:b/>
          <w:bCs/>
          <w:szCs w:val="18"/>
          <w:lang w:bidi="en-US"/>
        </w:rPr>
      </w:pPr>
      <w:r w:rsidRPr="00613B31">
        <w:rPr>
          <w:b/>
          <w:bCs/>
          <w:szCs w:val="18"/>
          <w:lang w:bidi="en-US"/>
        </w:rPr>
        <w:t>Appendix A</w:t>
      </w:r>
    </w:p>
    <w:p w14:paraId="497F21C9" w14:textId="77777777" w:rsidR="00FF0BD6" w:rsidRPr="00613B31" w:rsidRDefault="00FF0BD6" w:rsidP="00205AE5">
      <w:pPr>
        <w:pStyle w:val="MDPI31text"/>
      </w:pPr>
      <w:r w:rsidRPr="00613B31">
        <w:t>The appendix is an optional section that can contain details and data supplemental to the main text</w:t>
      </w:r>
      <w:r w:rsidR="00AD375F">
        <w:t xml:space="preserve">—for example, explanations of experimental </w:t>
      </w:r>
      <w:r w:rsidR="00A17241">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2D400392" w14:textId="77777777" w:rsidR="00FF0BD6" w:rsidRPr="00613B31" w:rsidRDefault="00FF0BD6" w:rsidP="007E704A">
      <w:pPr>
        <w:adjustRightInd w:val="0"/>
        <w:snapToGrid w:val="0"/>
        <w:spacing w:before="240" w:after="60" w:line="228" w:lineRule="auto"/>
        <w:ind w:left="2608"/>
        <w:rPr>
          <w:b/>
          <w:bCs/>
          <w:szCs w:val="18"/>
          <w:lang w:bidi="en-US"/>
        </w:rPr>
      </w:pPr>
      <w:r w:rsidRPr="00613B31">
        <w:rPr>
          <w:b/>
          <w:bCs/>
          <w:szCs w:val="18"/>
          <w:lang w:bidi="en-US"/>
        </w:rPr>
        <w:t>Appendix B</w:t>
      </w:r>
    </w:p>
    <w:p w14:paraId="0BD5D2EE" w14:textId="77777777" w:rsidR="00FF0BD6" w:rsidRPr="00613B31" w:rsidRDefault="00FF0BD6" w:rsidP="00205AE5">
      <w:pPr>
        <w:pStyle w:val="MDPI31text"/>
      </w:pPr>
      <w:r w:rsidRPr="00613B31">
        <w:t xml:space="preserve">All appendix sections must </w:t>
      </w:r>
      <w:r w:rsidR="00A17241">
        <w:t>be cited in the main text. In the appendices, Figures, Tables, etc. should be labeled starting with “A”—e.g., Figure A1, Figure A2, etc.</w:t>
      </w:r>
      <w:commentRangeEnd w:id="3299"/>
      <w:r w:rsidR="00E74F6A">
        <w:rPr>
          <w:rStyle w:val="CommentReference"/>
          <w:rFonts w:eastAsia="SimSun"/>
          <w:noProof/>
          <w:snapToGrid/>
          <w:lang w:eastAsia="zh-CN" w:bidi="ar-SA"/>
        </w:rPr>
        <w:commentReference w:id="3299"/>
      </w:r>
    </w:p>
    <w:p w14:paraId="2509B49A" w14:textId="77777777" w:rsidR="00FF0BD6" w:rsidRPr="00FA04F1" w:rsidRDefault="00FF0BD6" w:rsidP="001A242A">
      <w:pPr>
        <w:pStyle w:val="MDPI21heading1"/>
        <w:ind w:left="0"/>
      </w:pPr>
      <w:commentRangeStart w:id="3302"/>
      <w:r w:rsidRPr="00FA04F1">
        <w:t>References</w:t>
      </w:r>
    </w:p>
    <w:p w14:paraId="4D235307" w14:textId="77777777" w:rsidR="00FF0BD6" w:rsidRDefault="00FF0BD6" w:rsidP="00FF0BD6">
      <w:pPr>
        <w:pStyle w:val="MDPI71References"/>
        <w:numPr>
          <w:ilvl w:val="0"/>
          <w:numId w:val="11"/>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5F351D0A" w14:textId="77777777" w:rsidR="00FF0BD6" w:rsidRDefault="00FF0BD6" w:rsidP="00FF0BD6">
      <w:pPr>
        <w:pStyle w:val="MDPI71References"/>
        <w:numPr>
          <w:ilvl w:val="0"/>
          <w:numId w:val="11"/>
        </w:numPr>
        <w:ind w:left="425" w:hanging="425"/>
      </w:pPr>
      <w:r>
        <w:t xml:space="preserve">Author 1, A.; Author 2, B. Title of the chapter. In </w:t>
      </w:r>
      <w:r>
        <w:rPr>
          <w:i/>
        </w:rPr>
        <w:t>Book Title</w:t>
      </w:r>
      <w:r>
        <w:t>, 2nd ed.; Editor 1, A., Editor 2, B., Eds.; Publisher: Publisher Location, Country, 2007; Volume 3, pp. 154–196.</w:t>
      </w:r>
    </w:p>
    <w:p w14:paraId="13A7FF3F" w14:textId="77777777" w:rsidR="00FF0BD6" w:rsidRDefault="00FF0BD6" w:rsidP="00FF0BD6">
      <w:pPr>
        <w:pStyle w:val="MDPI71References"/>
        <w:numPr>
          <w:ilvl w:val="0"/>
          <w:numId w:val="11"/>
        </w:numPr>
        <w:ind w:left="425" w:hanging="425"/>
      </w:pPr>
      <w:r>
        <w:t xml:space="preserve">Author 1, A.; Author 2, B. </w:t>
      </w:r>
      <w:r>
        <w:rPr>
          <w:i/>
        </w:rPr>
        <w:t>Book Title</w:t>
      </w:r>
      <w:r>
        <w:t>, 3rd ed.; Publisher: Publisher Location, Country, 2008; pp. 154–196.</w:t>
      </w:r>
    </w:p>
    <w:p w14:paraId="2EF7DBF8" w14:textId="77777777" w:rsidR="00FF0BD6" w:rsidRPr="00325902" w:rsidRDefault="00FF0BD6" w:rsidP="00FF0BD6">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FC5768">
        <w:t>year,</w:t>
      </w:r>
      <w:r w:rsidR="00FC5768">
        <w:rPr>
          <w:i/>
        </w:rPr>
        <w:t xml:space="preserve"> phrase indicating stage of publication (submitted; accepted; in press)</w:t>
      </w:r>
      <w:r w:rsidRPr="00325902">
        <w:t>.</w:t>
      </w:r>
    </w:p>
    <w:p w14:paraId="75BE88E4" w14:textId="77777777" w:rsidR="00FF0BD6" w:rsidRPr="00325902" w:rsidRDefault="00FF0BD6" w:rsidP="00FF0BD6">
      <w:pPr>
        <w:pStyle w:val="MDPI71References"/>
        <w:numPr>
          <w:ilvl w:val="0"/>
          <w:numId w:val="3"/>
        </w:numPr>
        <w:ind w:left="425" w:hanging="425"/>
      </w:pPr>
      <w:r w:rsidRPr="00325902">
        <w:t>Author 1, A.B. (University, City, State, Country); Author 2, C. (Institute, City, State, Country). Personal communication, 2012.</w:t>
      </w:r>
    </w:p>
    <w:p w14:paraId="29967DD4" w14:textId="77777777" w:rsidR="00FF0BD6" w:rsidRPr="00325902" w:rsidRDefault="00FF0BD6" w:rsidP="00FF0BD6">
      <w:pPr>
        <w:pStyle w:val="MDPI71References"/>
        <w:numPr>
          <w:ilvl w:val="0"/>
          <w:numId w:val="3"/>
        </w:numPr>
        <w:ind w:left="425" w:hanging="425"/>
      </w:pPr>
      <w:r w:rsidRPr="00325902">
        <w:t xml:space="preserve">Author 1, A.B.; Author 2, C.D.; Author 3, E.F. Title of Presentation. </w:t>
      </w:r>
      <w:r w:rsidR="00FC5768">
        <w:t>In Proceedings of the Name of the Conference, Location of Conference, Country, Date of Conference (Day Month Year).</w:t>
      </w:r>
    </w:p>
    <w:p w14:paraId="0D65F02E" w14:textId="77777777" w:rsidR="00FF0BD6" w:rsidRPr="00325902" w:rsidRDefault="00FF0BD6" w:rsidP="00FF0BD6">
      <w:pPr>
        <w:pStyle w:val="MDPI71References"/>
        <w:numPr>
          <w:ilvl w:val="0"/>
          <w:numId w:val="3"/>
        </w:numPr>
        <w:ind w:left="425" w:hanging="425"/>
      </w:pPr>
      <w:r w:rsidRPr="00325902">
        <w:t>Author 1, A.B. Title of Thesis. Level of Thesis, Degree-Granting University, Location of University, Date of Completion.</w:t>
      </w:r>
    </w:p>
    <w:p w14:paraId="1ABBD71A" w14:textId="77777777" w:rsidR="00027FFA" w:rsidRDefault="00FF0BD6" w:rsidP="00FF0BD6">
      <w:pPr>
        <w:pStyle w:val="MDPI71References"/>
        <w:numPr>
          <w:ilvl w:val="0"/>
          <w:numId w:val="3"/>
        </w:numPr>
        <w:ind w:left="425" w:hanging="425"/>
      </w:pPr>
      <w:r w:rsidRPr="00325902">
        <w:t>Title of Site. Available online: URL (accessed on Day Month Year).</w:t>
      </w:r>
      <w:commentRangeEnd w:id="3302"/>
      <w:r w:rsidR="00E74F6A">
        <w:rPr>
          <w:rStyle w:val="CommentReference"/>
          <w:rFonts w:eastAsia="SimSun"/>
          <w:noProof/>
          <w:lang w:eastAsia="zh-CN" w:bidi="ar-SA"/>
        </w:rPr>
        <w:commentReference w:id="3302"/>
      </w:r>
    </w:p>
    <w:p w14:paraId="3337B160" w14:textId="77777777" w:rsidR="00FF0BD6" w:rsidRPr="00027FFA" w:rsidRDefault="00027FFA" w:rsidP="00027FFA">
      <w:pPr>
        <w:pStyle w:val="MDPI63Notes"/>
      </w:pPr>
      <w:r w:rsidRPr="00027FFA">
        <w:rPr>
          <w:b/>
        </w:rPr>
        <w:t>Disclaimer/Publisher’s Note:</w:t>
      </w:r>
      <w:r w:rsidRPr="00027FF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FF0BD6" w:rsidRPr="00027FFA" w:rsidSect="0057771E">
      <w:headerReference w:type="even" r:id="rId26"/>
      <w:headerReference w:type="default" r:id="rId27"/>
      <w:headerReference w:type="first" r:id="rId28"/>
      <w:footerReference w:type="first" r:id="rId29"/>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hor" w:initials="A">
    <w:p w14:paraId="2B4F782B" w14:textId="77777777" w:rsidR="001B2E54" w:rsidRDefault="00802A8C" w:rsidP="001B2E54">
      <w:pPr>
        <w:pStyle w:val="CommentText"/>
        <w:jc w:val="left"/>
      </w:pPr>
      <w:r w:rsidRPr="00925A08">
        <w:rPr>
          <w:rStyle w:val="CommentReference"/>
          <w:rFonts w:ascii="Times New Roman" w:hAnsi="Times New Roman"/>
        </w:rPr>
        <w:annotationRef/>
      </w:r>
      <w:r w:rsidR="001B2E54">
        <w:rPr>
          <w:lang w:val="en-IN"/>
        </w:rPr>
        <w:t>Dear Author,</w:t>
      </w:r>
    </w:p>
    <w:p w14:paraId="22C1E0C4" w14:textId="77777777" w:rsidR="001B2E54" w:rsidRDefault="001B2E54" w:rsidP="001B2E54">
      <w:pPr>
        <w:pStyle w:val="CommentText"/>
        <w:jc w:val="left"/>
      </w:pPr>
    </w:p>
    <w:p w14:paraId="597BA106" w14:textId="77777777" w:rsidR="001B2E54" w:rsidRDefault="001B2E54" w:rsidP="001B2E54">
      <w:pPr>
        <w:pStyle w:val="CommentText"/>
        <w:jc w:val="left"/>
      </w:pPr>
      <w:r>
        <w:rPr>
          <w:lang w:val="en-IN"/>
        </w:rPr>
        <w:t>Thank you for choosing to work with us using our English Editing Service for the first time. I have edited 100+ manuscripts in HCI and Artificial Intelligence and other related fields. I have taken great care to ensure that the manuscript meets the scope of this service. I look forward to your feedback.</w:t>
      </w:r>
    </w:p>
  </w:comment>
  <w:comment w:id="2" w:author="Author" w:initials="A">
    <w:p w14:paraId="07ACCC42" w14:textId="46215E75" w:rsidR="00802A8C" w:rsidRPr="00925A08" w:rsidRDefault="00802A8C" w:rsidP="00802A8C">
      <w:pPr>
        <w:numPr>
          <w:ilvl w:val="0"/>
          <w:numId w:val="25"/>
        </w:numPr>
        <w:spacing w:after="150" w:line="240" w:lineRule="auto"/>
        <w:jc w:val="left"/>
        <w:rPr>
          <w:rFonts w:ascii="Times New Roman" w:eastAsia="Times New Roman" w:hAnsi="Times New Roman"/>
          <w:noProof w:val="0"/>
          <w:color w:val="222222"/>
          <w:sz w:val="18"/>
          <w:szCs w:val="18"/>
          <w:lang w:eastAsia="en-US"/>
        </w:rPr>
      </w:pPr>
      <w:r w:rsidRPr="00925A08">
        <w:rPr>
          <w:rStyle w:val="CommentReference"/>
          <w:rFonts w:ascii="Times New Roman" w:hAnsi="Times New Roman"/>
        </w:rPr>
        <w:annotationRef/>
      </w:r>
      <w:r w:rsidRPr="00925A08">
        <w:rPr>
          <w:rFonts w:ascii="Times New Roman" w:eastAsia="Times New Roman" w:hAnsi="Times New Roman"/>
          <w:b/>
          <w:bCs/>
          <w:noProof w:val="0"/>
          <w:color w:val="222222"/>
          <w:sz w:val="18"/>
          <w:szCs w:val="18"/>
          <w:lang w:eastAsia="en-US"/>
        </w:rPr>
        <w:t>Research manuscripts </w:t>
      </w:r>
      <w:r w:rsidRPr="00925A08">
        <w:rPr>
          <w:rFonts w:ascii="Times New Roman" w:eastAsia="Times New Roman" w:hAnsi="Times New Roman"/>
          <w:noProof w:val="0"/>
          <w:color w:val="222222"/>
          <w:sz w:val="18"/>
          <w:szCs w:val="18"/>
          <w:lang w:eastAsia="en-US"/>
        </w:rPr>
        <w:t>should comprise:</w:t>
      </w:r>
    </w:p>
    <w:p w14:paraId="0B24A359" w14:textId="77777777" w:rsidR="00802A8C" w:rsidRPr="00925A08" w:rsidRDefault="00000000" w:rsidP="00802A8C">
      <w:pPr>
        <w:numPr>
          <w:ilvl w:val="1"/>
          <w:numId w:val="25"/>
        </w:numPr>
        <w:spacing w:after="75" w:line="240" w:lineRule="auto"/>
        <w:jc w:val="left"/>
        <w:rPr>
          <w:rFonts w:ascii="Times New Roman" w:eastAsia="Times New Roman" w:hAnsi="Times New Roman"/>
          <w:noProof w:val="0"/>
          <w:color w:val="222222"/>
          <w:sz w:val="18"/>
          <w:szCs w:val="18"/>
          <w:lang w:eastAsia="en-US"/>
        </w:rPr>
      </w:pPr>
      <w:hyperlink r:id="rId1" w:anchor="front" w:history="1">
        <w:r w:rsidR="00802A8C" w:rsidRPr="00925A08">
          <w:rPr>
            <w:rFonts w:ascii="Times New Roman" w:eastAsia="Times New Roman" w:hAnsi="Times New Roman"/>
            <w:b/>
            <w:bCs/>
            <w:noProof w:val="0"/>
            <w:color w:val="4F5671"/>
            <w:sz w:val="18"/>
            <w:szCs w:val="18"/>
            <w:u w:val="single"/>
            <w:lang w:eastAsia="en-US"/>
          </w:rPr>
          <w:t>Front matter</w:t>
        </w:r>
      </w:hyperlink>
      <w:r w:rsidR="00802A8C" w:rsidRPr="00925A08">
        <w:rPr>
          <w:rFonts w:ascii="Times New Roman" w:eastAsia="Times New Roman" w:hAnsi="Times New Roman"/>
          <w:noProof w:val="0"/>
          <w:color w:val="222222"/>
          <w:sz w:val="18"/>
          <w:szCs w:val="18"/>
          <w:lang w:eastAsia="en-US"/>
        </w:rPr>
        <w:t>: Title, Author list, Affiliations, Abstract, Keywords.</w:t>
      </w:r>
    </w:p>
    <w:p w14:paraId="179B369F" w14:textId="77777777" w:rsidR="00802A8C" w:rsidRPr="00925A08" w:rsidRDefault="00000000" w:rsidP="00802A8C">
      <w:pPr>
        <w:numPr>
          <w:ilvl w:val="1"/>
          <w:numId w:val="25"/>
        </w:numPr>
        <w:spacing w:after="75" w:line="240" w:lineRule="auto"/>
        <w:jc w:val="left"/>
        <w:rPr>
          <w:rFonts w:ascii="Times New Roman" w:eastAsia="Times New Roman" w:hAnsi="Times New Roman"/>
          <w:noProof w:val="0"/>
          <w:color w:val="222222"/>
          <w:sz w:val="18"/>
          <w:szCs w:val="18"/>
          <w:lang w:eastAsia="en-US"/>
        </w:rPr>
      </w:pPr>
      <w:hyperlink r:id="rId2" w:anchor="manuscript" w:history="1">
        <w:r w:rsidR="00802A8C" w:rsidRPr="00925A08">
          <w:rPr>
            <w:rFonts w:ascii="Times New Roman" w:eastAsia="Times New Roman" w:hAnsi="Times New Roman"/>
            <w:b/>
            <w:bCs/>
            <w:noProof w:val="0"/>
            <w:color w:val="4F5671"/>
            <w:sz w:val="18"/>
            <w:szCs w:val="18"/>
            <w:u w:val="single"/>
            <w:lang w:eastAsia="en-US"/>
          </w:rPr>
          <w:t>Research manuscript sections</w:t>
        </w:r>
      </w:hyperlink>
      <w:r w:rsidR="00802A8C" w:rsidRPr="00925A08">
        <w:rPr>
          <w:rFonts w:ascii="Times New Roman" w:eastAsia="Times New Roman" w:hAnsi="Times New Roman"/>
          <w:noProof w:val="0"/>
          <w:color w:val="222222"/>
          <w:sz w:val="18"/>
          <w:szCs w:val="18"/>
          <w:lang w:eastAsia="en-US"/>
        </w:rPr>
        <w:t>: Introduction, Materials and Methods, Results, Discussion, Conclusions (optional).</w:t>
      </w:r>
    </w:p>
    <w:p w14:paraId="388B2876" w14:textId="77777777" w:rsidR="00802A8C" w:rsidRPr="00925A08" w:rsidRDefault="00000000" w:rsidP="00802A8C">
      <w:pPr>
        <w:numPr>
          <w:ilvl w:val="1"/>
          <w:numId w:val="25"/>
        </w:numPr>
        <w:spacing w:after="75" w:line="240" w:lineRule="auto"/>
        <w:jc w:val="left"/>
        <w:rPr>
          <w:rFonts w:ascii="Times New Roman" w:eastAsia="Times New Roman" w:hAnsi="Times New Roman"/>
          <w:noProof w:val="0"/>
          <w:color w:val="222222"/>
          <w:sz w:val="18"/>
          <w:szCs w:val="18"/>
          <w:lang w:eastAsia="en-US"/>
        </w:rPr>
      </w:pPr>
      <w:hyperlink r:id="rId3" w:anchor="back" w:history="1">
        <w:r w:rsidR="00802A8C" w:rsidRPr="00925A08">
          <w:rPr>
            <w:rFonts w:ascii="Times New Roman" w:eastAsia="Times New Roman" w:hAnsi="Times New Roman"/>
            <w:b/>
            <w:bCs/>
            <w:noProof w:val="0"/>
            <w:color w:val="4F5671"/>
            <w:sz w:val="18"/>
            <w:szCs w:val="18"/>
            <w:u w:val="single"/>
            <w:lang w:eastAsia="en-US"/>
          </w:rPr>
          <w:t>Back matter</w:t>
        </w:r>
      </w:hyperlink>
      <w:r w:rsidR="00802A8C" w:rsidRPr="00925A08">
        <w:rPr>
          <w:rFonts w:ascii="Times New Roman" w:eastAsia="Times New Roman" w:hAnsi="Times New Roman"/>
          <w:noProof w:val="0"/>
          <w:color w:val="222222"/>
          <w:sz w:val="18"/>
          <w:szCs w:val="18"/>
          <w:lang w:eastAsia="en-US"/>
        </w:rPr>
        <w:t>: Supplementary Materials, Acknowledgments, Author Contributions, Conflicts of Interest, </w:t>
      </w:r>
      <w:hyperlink r:id="rId4" w:anchor="references" w:history="1">
        <w:r w:rsidR="00802A8C" w:rsidRPr="00925A08">
          <w:rPr>
            <w:rFonts w:ascii="Times New Roman" w:eastAsia="Times New Roman" w:hAnsi="Times New Roman"/>
            <w:b/>
            <w:bCs/>
            <w:noProof w:val="0"/>
            <w:color w:val="4F5671"/>
            <w:sz w:val="18"/>
            <w:szCs w:val="18"/>
            <w:u w:val="single"/>
            <w:lang w:eastAsia="en-US"/>
          </w:rPr>
          <w:t>References</w:t>
        </w:r>
      </w:hyperlink>
      <w:r w:rsidR="00802A8C" w:rsidRPr="00925A08">
        <w:rPr>
          <w:rFonts w:ascii="Times New Roman" w:eastAsia="Times New Roman" w:hAnsi="Times New Roman"/>
          <w:noProof w:val="0"/>
          <w:color w:val="222222"/>
          <w:sz w:val="18"/>
          <w:szCs w:val="18"/>
          <w:lang w:eastAsia="en-US"/>
        </w:rPr>
        <w:t>.</w:t>
      </w:r>
    </w:p>
    <w:p w14:paraId="0BA95233" w14:textId="4D9C0145" w:rsidR="00802A8C" w:rsidRPr="00925A08" w:rsidRDefault="00802A8C">
      <w:pPr>
        <w:pStyle w:val="CommentText"/>
        <w:rPr>
          <w:rFonts w:ascii="Times New Roman" w:hAnsi="Times New Roman"/>
        </w:rPr>
      </w:pPr>
    </w:p>
  </w:comment>
  <w:comment w:id="4" w:author="Author" w:initials="A">
    <w:p w14:paraId="70B6A634" w14:textId="4A4294CF" w:rsidR="00802A8C" w:rsidRPr="00925A08" w:rsidRDefault="00802A8C">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sz w:val="21"/>
          <w:szCs w:val="21"/>
          <w:shd w:val="clear" w:color="auto" w:fill="FFFFFF"/>
        </w:rPr>
        <w:t xml:space="preserve">Your target journal requires submitting a graphical abstract along with the manuscript. If you need assistance in creating one, please visit </w:t>
      </w:r>
      <w:hyperlink r:id="rId5" w:tgtFrame="_blank" w:tooltip="https://www.editage.co.kr/campaigns/graphical-abstract-design-visual-abstract-services/" w:history="1">
        <w:r w:rsidRPr="00925A08">
          <w:rPr>
            <w:rFonts w:ascii="Times New Roman" w:hAnsi="Times New Roman"/>
            <w:color w:val="0066CC"/>
            <w:sz w:val="21"/>
            <w:szCs w:val="21"/>
            <w:u w:val="single"/>
            <w:bdr w:val="single" w:sz="2" w:space="0" w:color="E5E7EB" w:frame="1"/>
            <w:shd w:val="clear" w:color="auto" w:fill="FFFFFF"/>
          </w:rPr>
          <w:t>https://www.editage.co.kr/campaigns/graphical-abstract-design-visual-abstract-services/</w:t>
        </w:r>
      </w:hyperlink>
      <w:r w:rsidRPr="00925A08">
        <w:rPr>
          <w:rFonts w:ascii="Times New Roman" w:hAnsi="Times New Roman"/>
          <w:sz w:val="21"/>
          <w:szCs w:val="21"/>
          <w:shd w:val="clear" w:color="auto" w:fill="FFFFFF"/>
        </w:rPr>
        <w:t xml:space="preserve"> or contact your customer service manager. Our team of design experts will help you create an impactful graphical abstract that aligns with your study's essence."</w:t>
      </w:r>
    </w:p>
  </w:comment>
  <w:comment w:id="16" w:author="Author" w:initials="A">
    <w:p w14:paraId="75A7D947" w14:textId="77777777" w:rsidR="00AA44FA" w:rsidRPr="00925A08" w:rsidRDefault="00AA44FA" w:rsidP="00AA44FA">
      <w:pPr>
        <w:pStyle w:val="MDPI21heading1"/>
        <w:ind w:left="0"/>
        <w:rPr>
          <w:rFonts w:ascii="Times New Roman" w:hAnsi="Times New Roman"/>
          <w:lang w:eastAsia="zh-CN"/>
        </w:rPr>
      </w:pPr>
      <w:r w:rsidRPr="00925A08">
        <w:rPr>
          <w:rStyle w:val="CommentReference"/>
          <w:rFonts w:ascii="Times New Roman" w:hAnsi="Times New Roman"/>
        </w:rPr>
        <w:annotationRef/>
      </w:r>
      <w:r w:rsidRPr="00925A08">
        <w:rPr>
          <w:rFonts w:ascii="Times New Roman" w:hAnsi="Times New Roman"/>
          <w:lang w:eastAsia="zh-CN"/>
        </w:rPr>
        <w:t>How to Use This Template</w:t>
      </w:r>
    </w:p>
    <w:p w14:paraId="1834FC16" w14:textId="434771A7" w:rsidR="00AA44FA" w:rsidRPr="00925A08" w:rsidRDefault="00AA44FA" w:rsidP="00AA44FA">
      <w:pPr>
        <w:pStyle w:val="CommentText"/>
        <w:rPr>
          <w:rFonts w:ascii="Times New Roman" w:hAnsi="Times New Roman"/>
        </w:rPr>
      </w:pPr>
      <w:r w:rsidRPr="00925A08">
        <w:rPr>
          <w:rFonts w:ascii="Times New Roman" w:hAnsi="Times New Roman"/>
        </w:rPr>
        <w:t>The template details the sections that can be used in a manuscript. Note that each section has a corresponding style, which can be found in the “Styles” menu of Word. Sections that are not mandatory are listed as such.</w:t>
      </w:r>
    </w:p>
  </w:comment>
  <w:comment w:id="17" w:author="Author" w:initials="A">
    <w:p w14:paraId="78B444D8" w14:textId="5697C524" w:rsidR="00946C18" w:rsidRPr="00925A08" w:rsidRDefault="00946C18">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Article: These are original research manuscripts. The work should report scientifically sound experiments and provide a substantial amount of new information. The article should include the most recent and relevant references in the field. The structure should include an Abstract, Keywords, Introduction, Materials and Methods, Results, Discussion, and Conclusions (optional) sections.</w:t>
      </w:r>
    </w:p>
  </w:comment>
  <w:comment w:id="18" w:author="Author" w:initials="A">
    <w:p w14:paraId="77050B03" w14:textId="77777777" w:rsidR="00802A8C" w:rsidRPr="00925A08" w:rsidRDefault="00802A8C" w:rsidP="00802A8C">
      <w:pPr>
        <w:pStyle w:val="Heading3"/>
        <w:spacing w:before="300" w:after="150"/>
        <w:rPr>
          <w:rFonts w:ascii="Times New Roman" w:eastAsia="Times New Roman" w:hAnsi="Times New Roman" w:cs="Times New Roman"/>
          <w:b/>
          <w:bCs/>
          <w:noProof w:val="0"/>
          <w:color w:val="222222"/>
          <w:sz w:val="21"/>
          <w:szCs w:val="21"/>
          <w:lang w:eastAsia="en-US"/>
        </w:rPr>
      </w:pPr>
      <w:r w:rsidRPr="00925A08">
        <w:rPr>
          <w:rStyle w:val="CommentReference"/>
          <w:rFonts w:ascii="Times New Roman" w:hAnsi="Times New Roman" w:cs="Times New Roman"/>
        </w:rPr>
        <w:annotationRef/>
      </w:r>
      <w:r w:rsidRPr="00925A08">
        <w:rPr>
          <w:rFonts w:ascii="Times New Roman" w:eastAsia="Times New Roman" w:hAnsi="Times New Roman" w:cs="Times New Roman"/>
          <w:b/>
          <w:bCs/>
          <w:noProof w:val="0"/>
          <w:color w:val="222222"/>
          <w:sz w:val="21"/>
          <w:szCs w:val="21"/>
          <w:lang w:eastAsia="en-US"/>
        </w:rPr>
        <w:t>Author Identification</w:t>
      </w:r>
    </w:p>
    <w:p w14:paraId="17847A63" w14:textId="77777777" w:rsidR="00802A8C" w:rsidRPr="00925A08" w:rsidRDefault="00802A8C" w:rsidP="00802A8C">
      <w:p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Authors are encouraged to add a biography (300–1500 characters) to the submission and upload it to </w:t>
      </w:r>
      <w:hyperlink r:id="rId6" w:tgtFrame="_blank" w:history="1">
        <w:r w:rsidRPr="00925A08">
          <w:rPr>
            <w:rFonts w:ascii="Times New Roman" w:eastAsia="Times New Roman" w:hAnsi="Times New Roman"/>
            <w:b/>
            <w:bCs/>
            <w:noProof w:val="0"/>
            <w:color w:val="4F5671"/>
            <w:sz w:val="18"/>
            <w:szCs w:val="18"/>
            <w:u w:val="single"/>
            <w:lang w:eastAsia="en-US"/>
          </w:rPr>
          <w:t>SciProfiles</w:t>
        </w:r>
      </w:hyperlink>
      <w:r w:rsidRPr="00925A08">
        <w:rPr>
          <w:rFonts w:ascii="Times New Roman" w:eastAsia="Times New Roman" w:hAnsi="Times New Roman"/>
          <w:noProof w:val="0"/>
          <w:color w:val="222222"/>
          <w:sz w:val="18"/>
          <w:szCs w:val="18"/>
          <w:lang w:eastAsia="en-US"/>
        </w:rPr>
        <w:t>. This should be a single paragraph and should contain the following points:</w:t>
      </w:r>
    </w:p>
    <w:p w14:paraId="5057EB06" w14:textId="77777777" w:rsidR="00802A8C" w:rsidRPr="00925A08" w:rsidRDefault="00802A8C" w:rsidP="00802A8C">
      <w:pPr>
        <w:numPr>
          <w:ilvl w:val="0"/>
          <w:numId w:val="24"/>
        </w:num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Authors’ full names followed by current positions;</w:t>
      </w:r>
    </w:p>
    <w:p w14:paraId="57E034D2" w14:textId="77777777" w:rsidR="00802A8C" w:rsidRPr="00925A08" w:rsidRDefault="00802A8C" w:rsidP="00802A8C">
      <w:pPr>
        <w:numPr>
          <w:ilvl w:val="0"/>
          <w:numId w:val="24"/>
        </w:num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Education background including institution information and year of graduation (type and level of degree received);</w:t>
      </w:r>
    </w:p>
    <w:p w14:paraId="4F574EDB" w14:textId="77777777" w:rsidR="00802A8C" w:rsidRPr="00925A08" w:rsidRDefault="00802A8C" w:rsidP="00802A8C">
      <w:pPr>
        <w:numPr>
          <w:ilvl w:val="0"/>
          <w:numId w:val="24"/>
        </w:num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Work experience;</w:t>
      </w:r>
    </w:p>
    <w:p w14:paraId="6378F6FB" w14:textId="77777777" w:rsidR="00802A8C" w:rsidRPr="00925A08" w:rsidRDefault="00802A8C" w:rsidP="00802A8C">
      <w:pPr>
        <w:numPr>
          <w:ilvl w:val="0"/>
          <w:numId w:val="24"/>
        </w:num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Current and previous research interests;</w:t>
      </w:r>
    </w:p>
    <w:p w14:paraId="6E434917" w14:textId="1C973B1D" w:rsidR="00802A8C" w:rsidRPr="00925A08" w:rsidRDefault="00802A8C" w:rsidP="00925A08">
      <w:pPr>
        <w:numPr>
          <w:ilvl w:val="0"/>
          <w:numId w:val="24"/>
        </w:num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Memberships of professional societies and awards received.</w:t>
      </w:r>
    </w:p>
  </w:comment>
  <w:comment w:id="22" w:author="Author" w:initials="A">
    <w:p w14:paraId="6E369DE4" w14:textId="77777777" w:rsidR="00802A8C" w:rsidRPr="00925A08" w:rsidRDefault="00802A8C" w:rsidP="00802A8C">
      <w:pPr>
        <w:pStyle w:val="NormalWeb"/>
        <w:spacing w:after="150"/>
        <w:rPr>
          <w:rFonts w:ascii="Times New Roman" w:eastAsia="Times New Roman" w:hAnsi="Times New Roman"/>
          <w:noProof w:val="0"/>
          <w:color w:val="222222"/>
          <w:sz w:val="18"/>
          <w:szCs w:val="18"/>
          <w:lang w:eastAsia="en-US"/>
        </w:rPr>
      </w:pPr>
      <w:r w:rsidRPr="00925A08">
        <w:rPr>
          <w:rStyle w:val="CommentReference"/>
          <w:rFonts w:ascii="Times New Roman" w:hAnsi="Times New Roman"/>
        </w:rPr>
        <w:annotationRef/>
      </w:r>
      <w:r w:rsidRPr="00925A08">
        <w:rPr>
          <w:rFonts w:ascii="Times New Roman" w:eastAsia="Times New Roman" w:hAnsi="Times New Roman"/>
          <w:noProof w:val="0"/>
          <w:color w:val="222222"/>
          <w:sz w:val="18"/>
          <w:szCs w:val="18"/>
          <w:lang w:eastAsia="en-US"/>
        </w:rPr>
        <w:t>All authors should list their current affiliation and the affiliation where most research was carried out for the preparation of their manuscript. We recommend adding as primary the affiliation where most of the research was conducted or supported, but please check with your institution for any contractual agreement requirements.</w:t>
      </w:r>
    </w:p>
    <w:p w14:paraId="4A927B8B" w14:textId="72FCC85A" w:rsidR="00802A8C" w:rsidRPr="00925A08" w:rsidRDefault="00802A8C" w:rsidP="00802A8C">
      <w:p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It is very important that author names and affiliations are correct. Incorrect information can mean a lack of proper attribution or incorrect citation and can even lead to problems with promotion or funding. After the publication of an article, updates or corrections to the author’s address or affiliation may not be permitted.</w:t>
      </w:r>
    </w:p>
  </w:comment>
  <w:comment w:id="21" w:author="Author" w:initials="A">
    <w:p w14:paraId="794211A4" w14:textId="7F804947" w:rsidR="00AA44FA" w:rsidRPr="00925A08" w:rsidRDefault="00AA44FA">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Please add the author information here.</w:t>
      </w:r>
      <w:r w:rsidR="00132E6E" w:rsidRPr="00925A08">
        <w:rPr>
          <w:rFonts w:ascii="Times New Roman" w:hAnsi="Times New Roman"/>
        </w:rPr>
        <w:t xml:space="preserve"> Author List and Affiliations: Authors' full first and last names must be provided. The initials of any middle names can be added. The PubMed/MEDLINE standard format is used for affiliations: complete address information including city, zip code, state/province, and country. At least one author should be designated as the corresponding author. The email addresses of all authors will be displayed on published papers. It is the responsibility of the corresponding author to ensure that consent for the display of email addresses is obtained from all authors. If an author (other than the corresponding author) does not wish to have their email addresses displayed in this way, the corresponding author must indicate as such during proofreading. After acceptance, updates to author names or affiliations may not be permitted. Equal Contributions: authors who have contributed equally should be marked with a superscript symbol (†). The symbol must be included below the affiliations, and the following statement added: “These authors contributed equally to this work”. The equal roles of authors should also be adequately disclosed in the author contributions statement. Please read the criteria to qualify for authorship.</w:t>
      </w:r>
    </w:p>
  </w:comment>
  <w:comment w:id="24" w:author="Author" w:initials="A">
    <w:p w14:paraId="6E9CFD76" w14:textId="77777777" w:rsidR="00AA44FA" w:rsidRPr="00925A08" w:rsidRDefault="00AA44FA">
      <w:pPr>
        <w:pStyle w:val="CommentText"/>
        <w:rPr>
          <w:rFonts w:ascii="Times New Roman" w:hAnsi="Times New Roman"/>
          <w:szCs w:val="18"/>
        </w:rPr>
      </w:pPr>
      <w:r w:rsidRPr="00925A08">
        <w:rPr>
          <w:rStyle w:val="CommentReference"/>
          <w:rFonts w:ascii="Times New Roman" w:hAnsi="Times New Roman"/>
        </w:rPr>
        <w:annotationRef/>
      </w:r>
      <w:r w:rsidRPr="00925A08">
        <w:rPr>
          <w:rFonts w:ascii="Times New Roman" w:hAnsi="Times New Roman"/>
          <w:szCs w:val="18"/>
        </w:rPr>
        <w:t>Please include an abstract for your study here.</w:t>
      </w:r>
    </w:p>
    <w:p w14:paraId="57788225" w14:textId="77777777" w:rsidR="00AA44FA" w:rsidRPr="00925A08" w:rsidRDefault="00AA44FA">
      <w:pPr>
        <w:pStyle w:val="CommentText"/>
        <w:rPr>
          <w:rFonts w:ascii="Times New Roman" w:hAnsi="Times New Roman"/>
          <w:szCs w:val="18"/>
        </w:rPr>
      </w:pPr>
    </w:p>
    <w:p w14:paraId="1ABF31BD" w14:textId="2D4AEF9C" w:rsidR="00AA44FA" w:rsidRPr="00925A08" w:rsidRDefault="00AA44FA">
      <w:pPr>
        <w:pStyle w:val="CommentText"/>
        <w:rPr>
          <w:rFonts w:ascii="Times New Roman" w:hAnsi="Times New Roman"/>
        </w:rPr>
      </w:pPr>
      <w:r w:rsidRPr="00925A08">
        <w:rPr>
          <w:rFonts w:ascii="Times New Roman" w:hAnsi="Times New Roman"/>
          <w:szCs w:val="18"/>
        </w:rPr>
        <w:t>It should be a single paragraph of about 200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 (2) Methods: briefly describe the main methods or treatments applied; (3) Results: summarize the article’s main findings; (4) Conclusions: indicate the main conclusions or interpretations. The abstract should be an objective representation of the article and it must not contain results that are not presented and substantiated in the main text and should not exaggerate the main conclusions</w:t>
      </w:r>
    </w:p>
  </w:comment>
  <w:comment w:id="25" w:author="Author" w:initials="A">
    <w:p w14:paraId="5E366AB1" w14:textId="4166E180" w:rsidR="00AA44FA" w:rsidRPr="00925A08" w:rsidRDefault="00AA44FA">
      <w:pPr>
        <w:pStyle w:val="CommentText"/>
        <w:rPr>
          <w:rFonts w:ascii="Times New Roman" w:hAnsi="Times New Roman"/>
        </w:rPr>
      </w:pPr>
      <w:r w:rsidRPr="00925A08">
        <w:rPr>
          <w:rStyle w:val="CommentReference"/>
          <w:rFonts w:ascii="Times New Roman" w:hAnsi="Times New Roman"/>
        </w:rPr>
        <w:annotationRef/>
      </w:r>
      <w:r w:rsidR="00925A08" w:rsidRPr="00925A08">
        <w:rPr>
          <w:rFonts w:ascii="Times New Roman" w:hAnsi="Times New Roman"/>
          <w:szCs w:val="18"/>
        </w:rPr>
        <w:t xml:space="preserve">The journal requires </w:t>
      </w:r>
      <w:r w:rsidRPr="00925A08">
        <w:rPr>
          <w:rFonts w:ascii="Times New Roman" w:hAnsi="Times New Roman"/>
          <w:szCs w:val="18"/>
        </w:rPr>
        <w:t>three to ten pertinent keywords specific to the article yet reasonably common within the subject discipline.</w:t>
      </w:r>
    </w:p>
  </w:comment>
  <w:comment w:id="38" w:author="Author" w:initials="A">
    <w:p w14:paraId="738E3AA8" w14:textId="3F66CC9B" w:rsidR="00AA44FA" w:rsidRPr="00925A08" w:rsidRDefault="00AA44FA">
      <w:pPr>
        <w:pStyle w:val="CommentText"/>
        <w:rPr>
          <w:rFonts w:ascii="Times New Roman" w:hAnsi="Times New Roman"/>
        </w:rPr>
      </w:pPr>
      <w:r w:rsidRPr="00925A08">
        <w:rPr>
          <w:rStyle w:val="CommentReference"/>
          <w:rFonts w:ascii="Times New Roman" w:hAnsi="Times New Roman"/>
        </w:rPr>
        <w:annotationRef/>
      </w:r>
      <w:r w:rsidRPr="00925A08">
        <w:rPr>
          <w:rStyle w:val="CommentReference"/>
          <w:rFonts w:ascii="Times New Roman" w:hAnsi="Times New Roman"/>
        </w:rPr>
        <w:annotationRef/>
      </w:r>
      <w:r w:rsidRPr="00925A08">
        <w:rPr>
          <w:rFonts w:ascii="Times New Roman" w:hAnsi="Times New Roman"/>
        </w:rPr>
        <w:t>This keyword was included twice.</w:t>
      </w:r>
    </w:p>
  </w:comment>
  <w:comment w:id="40" w:author="Author" w:initials="A">
    <w:p w14:paraId="461660B9" w14:textId="1C417A4C" w:rsidR="00565EF9" w:rsidRPr="00925A08" w:rsidRDefault="00565EF9">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The introduction should briefly place the study in a broad context and highlight why it is important. It should define the purpose of the work and its significance. The current state of the research field should be carefully reviewed and key publications cited. Please highlight controversial and diverging hypotheses when necessary. Finally, briefly mention the main aim of the work and highlight the principal conclusions. As far as possible, please keep the introduction comprehensible to scientists outside your particular field of research. References should be numbered in order of appearance and indicated by a numeral or numerals in square brackets—e.g., [1] or [2,3], or [4–6]. See the end of the document for further details on references</w:t>
      </w:r>
    </w:p>
  </w:comment>
  <w:comment w:id="42" w:author="Author" w:initials="A">
    <w:p w14:paraId="52F288C4" w14:textId="106C0BF4" w:rsidR="00132E6E" w:rsidRPr="00925A08" w:rsidRDefault="00132E6E" w:rsidP="00132E6E">
      <w:pPr>
        <w:numPr>
          <w:ilvl w:val="0"/>
          <w:numId w:val="26"/>
        </w:numPr>
        <w:spacing w:after="150" w:line="240" w:lineRule="auto"/>
        <w:jc w:val="left"/>
        <w:rPr>
          <w:rFonts w:ascii="Times New Roman" w:eastAsia="Times New Roman" w:hAnsi="Times New Roman"/>
          <w:noProof w:val="0"/>
          <w:color w:val="222222"/>
          <w:sz w:val="18"/>
          <w:szCs w:val="18"/>
          <w:lang w:eastAsia="en-US"/>
        </w:rPr>
      </w:pPr>
      <w:r w:rsidRPr="00925A08">
        <w:rPr>
          <w:rStyle w:val="CommentReference"/>
          <w:rFonts w:ascii="Times New Roman" w:hAnsi="Times New Roman"/>
        </w:rPr>
        <w:annotationRef/>
      </w:r>
      <w:r w:rsidRPr="00925A08">
        <w:rPr>
          <w:rFonts w:ascii="Times New Roman" w:eastAsia="Times New Roman" w:hAnsi="Times New Roman"/>
          <w:b/>
          <w:bCs/>
          <w:noProof w:val="0"/>
          <w:color w:val="222222"/>
          <w:sz w:val="18"/>
          <w:szCs w:val="18"/>
          <w:lang w:eastAsia="en-US"/>
        </w:rPr>
        <w:t>Acronyms/Abbreviations/Initialisms</w:t>
      </w:r>
      <w:r w:rsidRPr="00925A08">
        <w:rPr>
          <w:rFonts w:ascii="Times New Roman" w:eastAsia="Times New Roman" w:hAnsi="Times New Roman"/>
          <w:noProof w:val="0"/>
          <w:color w:val="222222"/>
          <w:sz w:val="18"/>
          <w:szCs w:val="18"/>
          <w:lang w:eastAsia="en-US"/>
        </w:rPr>
        <w:t> should be defined the first time they appear in each of three sections: the abstract; the main text; the first figure or table. When defined for the first time, the acronym/abbreviation/initialism should be added in parentheses after the written-out form.</w:t>
      </w:r>
    </w:p>
  </w:comment>
  <w:comment w:id="56" w:author="Author" w:initials="A">
    <w:p w14:paraId="79A07534" w14:textId="1F8E5927" w:rsidR="000F787E" w:rsidRDefault="000F787E">
      <w:pPr>
        <w:pStyle w:val="CommentText"/>
      </w:pPr>
      <w:r>
        <w:rPr>
          <w:rStyle w:val="CommentReference"/>
        </w:rPr>
        <w:annotationRef/>
      </w:r>
      <w:r w:rsidRPr="000F787E">
        <w:t xml:space="preserve">As this abbreviation is already defined in the body of the paper, the abbreviated form </w:t>
      </w:r>
      <w:r>
        <w:t>should</w:t>
      </w:r>
      <w:r w:rsidRPr="000F787E">
        <w:t xml:space="preserve"> be consistently used in the body of the paper.</w:t>
      </w:r>
    </w:p>
  </w:comment>
  <w:comment w:id="62" w:author="Author" w:initials="A">
    <w:p w14:paraId="4D839BB5" w14:textId="6874B455" w:rsidR="000F787E" w:rsidRDefault="000F787E">
      <w:pPr>
        <w:pStyle w:val="CommentText"/>
      </w:pPr>
      <w:r>
        <w:rPr>
          <w:rStyle w:val="CommentReference"/>
        </w:rPr>
        <w:annotationRef/>
      </w:r>
      <w:r w:rsidRPr="000F787E">
        <w:t>The main difference between “use” and “utilize” is that “use” means to employ something to achieve a purpose, whereas “utilize” means to employ something to achieve a purpose that is not originally intended from it.</w:t>
      </w:r>
    </w:p>
  </w:comment>
  <w:comment w:id="81" w:author="Author" w:initials="A">
    <w:p w14:paraId="1A00650D" w14:textId="105279A3" w:rsidR="002C4318" w:rsidRPr="00925A08" w:rsidRDefault="002C4318">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In the text, reference numbers should be placed in square brackets [ ] and placed before the punctuation; for example [1], [1–3] or [1,3]. For embedded citations in the text with pagination, use both parentheses and brackets to indicate the reference number and page numbers; for example [5] (p. 10), or [6] (pp. 101–105).</w:t>
      </w:r>
    </w:p>
  </w:comment>
  <w:comment w:id="82" w:author="Author" w:initials="A">
    <w:p w14:paraId="1A4ACA3F" w14:textId="24B56BDE" w:rsidR="000F787E" w:rsidRDefault="000F787E">
      <w:pPr>
        <w:pStyle w:val="CommentText"/>
      </w:pPr>
      <w:r>
        <w:rPr>
          <w:rStyle w:val="CommentReference"/>
        </w:rPr>
        <w:annotationRef/>
      </w:r>
      <w:r>
        <w:t>Citations should be presented before the period.</w:t>
      </w:r>
    </w:p>
  </w:comment>
  <w:comment w:id="102" w:author="Author" w:initials="A">
    <w:p w14:paraId="55F6D34C" w14:textId="77777777" w:rsidR="00565EF9" w:rsidRPr="00925A08" w:rsidRDefault="00565EF9" w:rsidP="00565EF9">
      <w:pPr>
        <w:rPr>
          <w:rFonts w:ascii="Times New Roman" w:hAnsi="Times New Roman"/>
        </w:rPr>
      </w:pPr>
      <w:r w:rsidRPr="00925A08">
        <w:rPr>
          <w:rFonts w:ascii="Times New Roman" w:hAnsi="Times New Roman"/>
          <w:b/>
        </w:rPr>
        <w:t xml:space="preserve">Tip: </w:t>
      </w:r>
      <w:r w:rsidRPr="00925A08">
        <w:rPr>
          <w:rFonts w:ascii="Times New Roman" w:hAnsi="Times New Roman"/>
        </w:rPr>
        <w:t>Compound adjectives jointly modify the noun they precede. For clarity, hyphenate the compound adjectives.</w:t>
      </w:r>
      <w:r w:rsidRPr="00925A08">
        <w:rPr>
          <w:rFonts w:ascii="Times New Roman" w:hAnsi="Times New Roman"/>
        </w:rPr>
        <w:br/>
      </w:r>
      <w:r w:rsidRPr="00925A08">
        <w:rPr>
          <w:rFonts w:ascii="Times New Roman" w:hAnsi="Times New Roman"/>
        </w:rPr>
        <w:br/>
        <w:t>For example,</w:t>
      </w:r>
      <w:r w:rsidRPr="00925A08">
        <w:rPr>
          <w:rFonts w:ascii="Times New Roman" w:hAnsi="Times New Roman"/>
        </w:rPr>
        <w:br/>
        <w:t xml:space="preserve">Original: The study examined the </w:t>
      </w:r>
      <w:r w:rsidRPr="00925A08">
        <w:rPr>
          <w:rFonts w:ascii="Times New Roman" w:hAnsi="Times New Roman"/>
          <w:i/>
        </w:rPr>
        <w:t>long term</w:t>
      </w:r>
      <w:r w:rsidRPr="00925A08">
        <w:rPr>
          <w:rFonts w:ascii="Times New Roman" w:hAnsi="Times New Roman"/>
        </w:rPr>
        <w:t xml:space="preserve"> effects of a </w:t>
      </w:r>
      <w:r w:rsidRPr="00925A08">
        <w:rPr>
          <w:rFonts w:ascii="Times New Roman" w:hAnsi="Times New Roman"/>
          <w:i/>
        </w:rPr>
        <w:t>low impact</w:t>
      </w:r>
      <w:r w:rsidRPr="00925A08">
        <w:rPr>
          <w:rFonts w:ascii="Times New Roman" w:hAnsi="Times New Roman"/>
        </w:rPr>
        <w:t xml:space="preserve"> exercise program on the cardiovascular health of </w:t>
      </w:r>
      <w:r w:rsidRPr="00925A08">
        <w:rPr>
          <w:rFonts w:ascii="Times New Roman" w:hAnsi="Times New Roman"/>
          <w:i/>
        </w:rPr>
        <w:t>middle aged</w:t>
      </w:r>
      <w:r w:rsidRPr="00925A08">
        <w:rPr>
          <w:rFonts w:ascii="Times New Roman" w:hAnsi="Times New Roman"/>
        </w:rPr>
        <w:t xml:space="preserve"> adults.</w:t>
      </w:r>
      <w:r w:rsidRPr="00925A08">
        <w:rPr>
          <w:rFonts w:ascii="Times New Roman" w:hAnsi="Times New Roman"/>
        </w:rPr>
        <w:br/>
        <w:t xml:space="preserve">Revised: The study examined the </w:t>
      </w:r>
      <w:r w:rsidRPr="00925A08">
        <w:rPr>
          <w:rFonts w:ascii="Times New Roman" w:hAnsi="Times New Roman"/>
          <w:i/>
        </w:rPr>
        <w:t>long-term</w:t>
      </w:r>
      <w:r w:rsidRPr="00925A08">
        <w:rPr>
          <w:rFonts w:ascii="Times New Roman" w:hAnsi="Times New Roman"/>
        </w:rPr>
        <w:t xml:space="preserve"> effects of a </w:t>
      </w:r>
      <w:r w:rsidRPr="00925A08">
        <w:rPr>
          <w:rFonts w:ascii="Times New Roman" w:hAnsi="Times New Roman"/>
          <w:i/>
        </w:rPr>
        <w:t>low-impact</w:t>
      </w:r>
      <w:r w:rsidRPr="00925A08">
        <w:rPr>
          <w:rFonts w:ascii="Times New Roman" w:hAnsi="Times New Roman"/>
        </w:rPr>
        <w:t xml:space="preserve"> exercise program on the cardiovascular health of </w:t>
      </w:r>
      <w:r w:rsidRPr="00925A08">
        <w:rPr>
          <w:rFonts w:ascii="Times New Roman" w:hAnsi="Times New Roman"/>
          <w:i/>
        </w:rPr>
        <w:t>middle-aged</w:t>
      </w:r>
      <w:r w:rsidRPr="00925A08">
        <w:rPr>
          <w:rFonts w:ascii="Times New Roman" w:hAnsi="Times New Roman"/>
        </w:rPr>
        <w:t xml:space="preserve"> adults.</w:t>
      </w:r>
    </w:p>
  </w:comment>
  <w:comment w:id="139" w:author="Author" w:initials="A">
    <w:p w14:paraId="52D1EC6B" w14:textId="52EADAE8" w:rsidR="007E3BA7" w:rsidRDefault="007E3BA7">
      <w:pPr>
        <w:pStyle w:val="CommentText"/>
      </w:pPr>
      <w:r>
        <w:rPr>
          <w:rStyle w:val="CommentReference"/>
        </w:rPr>
        <w:annotationRef/>
      </w:r>
      <w:r>
        <w:t>I have added this to improve the clarity here. Please check that your intneded meaning is retained.</w:t>
      </w:r>
    </w:p>
  </w:comment>
  <w:comment w:id="187" w:author="Author" w:initials="A">
    <w:p w14:paraId="59537886" w14:textId="20A721EB" w:rsidR="00880BE6" w:rsidRDefault="00880BE6">
      <w:pPr>
        <w:pStyle w:val="CommentText"/>
      </w:pPr>
      <w:r>
        <w:rPr>
          <w:rStyle w:val="CommentReference"/>
        </w:rPr>
        <w:annotationRef/>
      </w:r>
      <w:r w:rsidRPr="00880BE6">
        <w:t>Capitalizing this word is unnecessary here, as this is not a proper noun. Throughout your manuscript, I have changed unnecessary capitalization where necessary.</w:t>
      </w:r>
    </w:p>
  </w:comment>
  <w:comment w:id="220" w:author="Author" w:initials="A">
    <w:p w14:paraId="0A124E88" w14:textId="1E1C93EC" w:rsidR="00A14A9E" w:rsidRDefault="00A14A9E">
      <w:pPr>
        <w:pStyle w:val="CommentText"/>
      </w:pPr>
      <w:r>
        <w:rPr>
          <w:rStyle w:val="CommentReference"/>
        </w:rPr>
        <w:annotationRef/>
      </w:r>
      <w:r>
        <w:t>I have changed this to singluar as RAG is a technique and not multiple models/techniques.</w:t>
      </w:r>
    </w:p>
  </w:comment>
  <w:comment w:id="235" w:author="Author" w:initials="A">
    <w:p w14:paraId="0C4225B9" w14:textId="116495FD" w:rsidR="00A14A9E" w:rsidRDefault="00A14A9E">
      <w:pPr>
        <w:pStyle w:val="CommentText"/>
      </w:pPr>
      <w:r>
        <w:rPr>
          <w:rStyle w:val="CommentReference"/>
        </w:rPr>
        <w:annotationRef/>
      </w:r>
      <w:r>
        <w:t>Please note, I have deleted “necessary” here as the use of RAG is optional and not mandatory. Please check if you agree.</w:t>
      </w:r>
    </w:p>
  </w:comment>
  <w:comment w:id="236" w:author="Author" w:initials="A">
    <w:p w14:paraId="6984B8D6" w14:textId="5D954C96" w:rsidR="00A14A9E" w:rsidRDefault="00A14A9E">
      <w:pPr>
        <w:pStyle w:val="CommentText"/>
      </w:pPr>
      <w:r>
        <w:rPr>
          <w:rStyle w:val="CommentReference"/>
        </w:rPr>
        <w:annotationRef/>
      </w:r>
      <w:r>
        <w:t xml:space="preserve">I believe we can delete this line and directly discuss the benefits of RAG as the previous paragraph already defines RAG. </w:t>
      </w:r>
    </w:p>
  </w:comment>
  <w:comment w:id="250" w:author="Author" w:initials="A">
    <w:p w14:paraId="640C31D1" w14:textId="06112F5E" w:rsidR="00A14A9E" w:rsidRDefault="00A14A9E">
      <w:pPr>
        <w:pStyle w:val="CommentText"/>
      </w:pPr>
      <w:r>
        <w:rPr>
          <w:rStyle w:val="CommentReference"/>
        </w:rPr>
        <w:annotationRef/>
      </w:r>
      <w:r>
        <w:t>I have deleted “First” here as the paragraph does not contain any sentence starting with “Second…” to maintan continuation.</w:t>
      </w:r>
    </w:p>
  </w:comment>
  <w:comment w:id="282" w:author="Author" w:initials="A">
    <w:p w14:paraId="0C3F5446" w14:textId="77777777" w:rsidR="008A3FE7" w:rsidRDefault="008A3FE7" w:rsidP="008A3FE7">
      <w:pPr>
        <w:pStyle w:val="CommentText"/>
      </w:pPr>
      <w:r>
        <w:rPr>
          <w:rStyle w:val="CommentReference"/>
        </w:rPr>
        <w:annotationRef/>
      </w:r>
      <w:r>
        <w:t>GUIDELINE: When using an abbreviation, the last word that the abbreviation stands for should not be repeated after it.</w:t>
      </w:r>
    </w:p>
    <w:p w14:paraId="7490C131" w14:textId="77777777" w:rsidR="008A3FE7" w:rsidRDefault="008A3FE7" w:rsidP="008A3FE7">
      <w:pPr>
        <w:pStyle w:val="CommentText"/>
      </w:pPr>
    </w:p>
    <w:p w14:paraId="51127944" w14:textId="7D122E2A" w:rsidR="008A3FE7" w:rsidRDefault="008A3FE7" w:rsidP="008A3FE7">
      <w:pPr>
        <w:pStyle w:val="CommentText"/>
      </w:pPr>
      <w:r>
        <w:t>EXPLANATION: An abbreviation is a concise form of a term or name. For example, “large language model” is commonly abbreviated to “LLM.” When using an abbreviation, we need to make sure that no word that has been abbreviated is repeated along with the abbreviation. For example, it is incorrect to write “LLM models” since the “M” already stands for “model.”</w:t>
      </w:r>
    </w:p>
  </w:comment>
  <w:comment w:id="305" w:author="Author" w:initials="A">
    <w:p w14:paraId="53CF8012" w14:textId="2A97F85B" w:rsidR="00171296" w:rsidRDefault="00171296">
      <w:pPr>
        <w:pStyle w:val="CommentText"/>
      </w:pPr>
      <w:r>
        <w:rPr>
          <w:rStyle w:val="CommentReference"/>
        </w:rPr>
        <w:annotationRef/>
      </w:r>
      <w:r w:rsidRPr="00171296">
        <w:t>In an academic context, 'paper' implies a formal written composition that is intended to be published, presented, etc. The 'study,' on the other hand, is the actual work carried out. Usually, a paper reports on certain details of a study, such as the method used in the study, its findings, and conclusions derived from the study. Therefore, it would be odd to say that experiments were carried out in the paper. The experiments were carried out at the time of conducting the research, that is, during the study, and not during the writing of the paper to report the details of the study. Hence, it is appropriate to use the word 'study' and not 'paper.'</w:t>
      </w:r>
    </w:p>
  </w:comment>
  <w:comment w:id="308" w:author="Author" w:initials="A">
    <w:p w14:paraId="5341A37E" w14:textId="2EB360A7" w:rsidR="00171296" w:rsidRDefault="00171296">
      <w:pPr>
        <w:pStyle w:val="CommentText"/>
      </w:pPr>
      <w:r>
        <w:rPr>
          <w:rStyle w:val="CommentReference"/>
        </w:rPr>
        <w:annotationRef/>
      </w:r>
      <w:r w:rsidRPr="00171296">
        <w:t>Please note, as we are referring to the actions performed while conducting the study, we must use the past tense as these actions were performed in the past and are being reported in this paper.</w:t>
      </w:r>
    </w:p>
  </w:comment>
  <w:comment w:id="327" w:author="Author" w:initials="A">
    <w:p w14:paraId="7914DF33" w14:textId="77777777" w:rsidR="00565EF9" w:rsidRPr="00925A08" w:rsidRDefault="00565EF9" w:rsidP="00565EF9">
      <w:pPr>
        <w:rPr>
          <w:rFonts w:ascii="Times New Roman" w:hAnsi="Times New Roman"/>
        </w:rPr>
      </w:pPr>
      <w:r w:rsidRPr="00925A08">
        <w:rPr>
          <w:rFonts w:ascii="Times New Roman" w:hAnsi="Times New Roman"/>
          <w:b/>
        </w:rPr>
        <w:t xml:space="preserve">Tip: </w:t>
      </w:r>
      <w:r w:rsidRPr="00925A08">
        <w:rPr>
          <w:rFonts w:ascii="Times New Roman" w:hAnsi="Times New Roman"/>
        </w:rPr>
        <w:t>Collocations are combinations of words often used together. When certain expressions do not sound “natural” or “right”, consult a dictionary for usage.</w:t>
      </w:r>
      <w:r w:rsidRPr="00925A08">
        <w:rPr>
          <w:rFonts w:ascii="Times New Roman" w:hAnsi="Times New Roman"/>
        </w:rPr>
        <w:br/>
      </w:r>
      <w:r w:rsidRPr="00925A08">
        <w:rPr>
          <w:rFonts w:ascii="Times New Roman" w:hAnsi="Times New Roman"/>
        </w:rPr>
        <w:br/>
        <w:t>For example,</w:t>
      </w:r>
      <w:r w:rsidRPr="00925A08">
        <w:rPr>
          <w:rFonts w:ascii="Times New Roman" w:hAnsi="Times New Roman"/>
        </w:rPr>
        <w:br/>
        <w:t xml:space="preserve">Original: We </w:t>
      </w:r>
      <w:r w:rsidRPr="00925A08">
        <w:rPr>
          <w:rFonts w:ascii="Times New Roman" w:hAnsi="Times New Roman"/>
          <w:i/>
        </w:rPr>
        <w:t xml:space="preserve">arrived on </w:t>
      </w:r>
      <w:r w:rsidRPr="00925A08">
        <w:rPr>
          <w:rFonts w:ascii="Times New Roman" w:hAnsi="Times New Roman"/>
        </w:rPr>
        <w:t>the same conclusion.</w:t>
      </w:r>
      <w:r w:rsidRPr="00925A08">
        <w:rPr>
          <w:rFonts w:ascii="Times New Roman" w:hAnsi="Times New Roman"/>
        </w:rPr>
        <w:br/>
        <w:t xml:space="preserve">Revised: We </w:t>
      </w:r>
      <w:r w:rsidRPr="00925A08">
        <w:rPr>
          <w:rFonts w:ascii="Times New Roman" w:hAnsi="Times New Roman"/>
          <w:i/>
        </w:rPr>
        <w:t>arrived at</w:t>
      </w:r>
      <w:r w:rsidRPr="00925A08">
        <w:rPr>
          <w:rFonts w:ascii="Times New Roman" w:hAnsi="Times New Roman"/>
        </w:rPr>
        <w:t xml:space="preserve"> the same conclusion.</w:t>
      </w:r>
    </w:p>
  </w:comment>
  <w:comment w:id="477" w:author="Author" w:initials="A">
    <w:p w14:paraId="37F4B742" w14:textId="6934321E" w:rsidR="00EB3227" w:rsidRDefault="00EB3227">
      <w:pPr>
        <w:pStyle w:val="CommentText"/>
      </w:pPr>
      <w:r>
        <w:rPr>
          <w:rStyle w:val="CommentReference"/>
        </w:rPr>
        <w:annotationRef/>
      </w:r>
      <w:r>
        <w:t>Do you mean “embedding”? Please check.</w:t>
      </w:r>
    </w:p>
  </w:comment>
  <w:comment w:id="519" w:author="Author" w:initials="A">
    <w:p w14:paraId="44DBDB61" w14:textId="71389EB1" w:rsidR="00B34BA6" w:rsidRDefault="00B34BA6">
      <w:pPr>
        <w:pStyle w:val="CommentText"/>
      </w:pPr>
      <w:r>
        <w:rPr>
          <w:rStyle w:val="CommentReference"/>
        </w:rPr>
        <w:annotationRef/>
      </w:r>
      <w:r w:rsidRPr="00B34BA6">
        <w:t>This abbreviation is not used elsewhere in the paper. Therefore, I have deleted it here. I have deleted unused abbreviations throughout the paper as required.</w:t>
      </w:r>
    </w:p>
  </w:comment>
  <w:comment w:id="546" w:author="Author" w:initials="A">
    <w:p w14:paraId="5EEC547F" w14:textId="7D3648D1" w:rsidR="000E68E5" w:rsidRDefault="000E68E5">
      <w:pPr>
        <w:pStyle w:val="CommentText"/>
      </w:pPr>
      <w:r>
        <w:rPr>
          <w:rStyle w:val="CommentReference"/>
        </w:rPr>
        <w:annotationRef/>
      </w:r>
      <w:r>
        <w:t>I have added this to provide the complete definition of the hallucination problem in LLMs.</w:t>
      </w:r>
    </w:p>
  </w:comment>
  <w:comment w:id="560" w:author="Author" w:initials="A">
    <w:p w14:paraId="5BA31733" w14:textId="77777777" w:rsidR="0016290C" w:rsidRPr="00925A08" w:rsidRDefault="0016290C" w:rsidP="0016290C">
      <w:pPr>
        <w:rPr>
          <w:rFonts w:ascii="Times New Roman" w:hAnsi="Times New Roman"/>
        </w:rPr>
      </w:pPr>
      <w:r w:rsidRPr="00925A08">
        <w:rPr>
          <w:rFonts w:ascii="Times New Roman" w:hAnsi="Times New Roman"/>
          <w:b/>
        </w:rPr>
        <w:t xml:space="preserve">Tip: </w:t>
      </w:r>
      <w:r w:rsidRPr="00925A08">
        <w:rPr>
          <w:rFonts w:ascii="Times New Roman" w:hAnsi="Times New Roman"/>
        </w:rPr>
        <w:t>Contractions refer to two words combined in casual contexts (e.g., “It’s”, “I’d”, and “can’t”). Avoid these in academic writing (use “It is,” “I would,” and “cannot”, respectively).</w:t>
      </w:r>
    </w:p>
  </w:comment>
  <w:comment w:id="543" w:author="Author" w:initials="A">
    <w:p w14:paraId="46985CE9" w14:textId="04976FF0" w:rsidR="00660124" w:rsidRDefault="00660124">
      <w:pPr>
        <w:pStyle w:val="CommentText"/>
      </w:pPr>
      <w:r>
        <w:rPr>
          <w:rStyle w:val="CommentReference"/>
        </w:rPr>
        <w:annotationRef/>
      </w:r>
      <w:r>
        <w:t>I have moved the definition of hallucinations here to improve the flow as it should be presented before discussing the types of hallucinations.</w:t>
      </w:r>
    </w:p>
  </w:comment>
  <w:comment w:id="628" w:author="Author" w:initials="A">
    <w:p w14:paraId="24530C80" w14:textId="0FAC8000" w:rsidR="00660124" w:rsidRDefault="00660124">
      <w:pPr>
        <w:pStyle w:val="CommentText"/>
      </w:pPr>
      <w:r>
        <w:rPr>
          <w:rStyle w:val="CommentReference"/>
        </w:rPr>
        <w:annotationRef/>
      </w:r>
      <w:r>
        <w:t>Please use “recent study” if this study was recent or include the first author’s name with “et al.”.</w:t>
      </w:r>
    </w:p>
  </w:comment>
  <w:comment w:id="642" w:author="Author" w:initials="A">
    <w:p w14:paraId="0B571C4A" w14:textId="5180A4B5" w:rsidR="00516563" w:rsidRDefault="00516563">
      <w:pPr>
        <w:pStyle w:val="CommentText"/>
      </w:pPr>
      <w:r>
        <w:rPr>
          <w:rStyle w:val="CommentReference"/>
        </w:rPr>
        <w:annotationRef/>
      </w:r>
      <w:r>
        <w:t xml:space="preserve">Please verify if this value is correct as the original stated “61%3” and I cannot </w:t>
      </w:r>
      <w:r w:rsidR="0016290C">
        <w:t>refer to</w:t>
      </w:r>
      <w:r>
        <w:t xml:space="preserve"> the cited study as the references are not provided.</w:t>
      </w:r>
      <w:r w:rsidR="0016290C">
        <w:t xml:space="preserve"> Based on this information presented further, I believe this should be 61%.</w:t>
      </w:r>
    </w:p>
  </w:comment>
  <w:comment w:id="699" w:author="Author" w:initials="A">
    <w:p w14:paraId="5034571D" w14:textId="77777777" w:rsidR="00660124" w:rsidRDefault="00660124" w:rsidP="00660124">
      <w:pPr>
        <w:pStyle w:val="CommentText"/>
      </w:pPr>
      <w:r>
        <w:rPr>
          <w:rStyle w:val="CommentReference"/>
        </w:rPr>
        <w:annotationRef/>
      </w:r>
      <w:r>
        <w:t>Some plural nouns, such as data and media, may often be treated as singular. However, in academic writing, data is generally treated as a plural noun.</w:t>
      </w:r>
    </w:p>
    <w:p w14:paraId="02FED7F1" w14:textId="77777777" w:rsidR="00660124" w:rsidRDefault="00660124" w:rsidP="00660124">
      <w:pPr>
        <w:pStyle w:val="CommentText"/>
      </w:pPr>
      <w:r>
        <w:t>Avoid: The data was tested for reliability.</w:t>
      </w:r>
    </w:p>
    <w:p w14:paraId="04BB9DE9" w14:textId="05AEFB51" w:rsidR="00660124" w:rsidRDefault="00660124" w:rsidP="00660124">
      <w:pPr>
        <w:pStyle w:val="CommentText"/>
      </w:pPr>
      <w:r>
        <w:t>Better: The data were tested for reliability.</w:t>
      </w:r>
    </w:p>
  </w:comment>
  <w:comment w:id="817" w:author="Author" w:initials="A">
    <w:p w14:paraId="2D1EFBDF" w14:textId="39A78718" w:rsidR="00F9482B" w:rsidRDefault="00F9482B">
      <w:pPr>
        <w:pStyle w:val="CommentText"/>
      </w:pPr>
      <w:r>
        <w:rPr>
          <w:rStyle w:val="CommentReference"/>
        </w:rPr>
        <w:annotationRef/>
      </w:r>
      <w:r>
        <w:t>This sentence is unclear. Please clarify the intended meaning here and I will be happy to make the required changes.</w:t>
      </w:r>
    </w:p>
  </w:comment>
  <w:comment w:id="872" w:author="Author" w:initials="A">
    <w:p w14:paraId="6DD0AC19" w14:textId="4072B372" w:rsidR="00F9482B" w:rsidRDefault="00F9482B" w:rsidP="00F9482B">
      <w:pPr>
        <w:pStyle w:val="CommentText"/>
      </w:pPr>
      <w:r>
        <w:rPr>
          <w:rStyle w:val="CommentReference"/>
        </w:rPr>
        <w:annotationRef/>
      </w:r>
      <w:r>
        <w:t xml:space="preserve">Most journals require that an abbreviation be spelled out at its first occurrence in the text, followed by the abbreviation in parentheses. (Exception: If the abbreviation is on the journal's list of permitted abbreviations, this need not be done.) Thereafter, only the abbreviation may be used. </w:t>
      </w:r>
    </w:p>
    <w:p w14:paraId="4066C82D" w14:textId="79673271" w:rsidR="00F9482B" w:rsidRDefault="00F9482B" w:rsidP="00F9482B">
      <w:pPr>
        <w:pStyle w:val="CommentText"/>
      </w:pPr>
      <w:r>
        <w:t>Note also that abbreviations need to be independently defined in the abstract and the main text of the paper. Abbreviations need not be introduced if they are not used again.</w:t>
      </w:r>
    </w:p>
  </w:comment>
  <w:comment w:id="886" w:author="Author" w:initials="A">
    <w:p w14:paraId="25BF3865" w14:textId="481A7362" w:rsidR="005E2E83" w:rsidRDefault="005E2E83">
      <w:pPr>
        <w:pStyle w:val="CommentText"/>
      </w:pPr>
      <w:r>
        <w:rPr>
          <w:rStyle w:val="CommentReference"/>
        </w:rPr>
        <w:annotationRef/>
      </w:r>
      <w:r>
        <w:t>Please note, we have already difeind hallucinations in the introduction and this section, and this statement is abrupt and not conducive to the flow. Therefore, please consider deleting it here.</w:t>
      </w:r>
    </w:p>
  </w:comment>
  <w:comment w:id="900" w:author="Author" w:initials="A">
    <w:p w14:paraId="5562F933" w14:textId="7577DF47" w:rsidR="005E2E83" w:rsidRDefault="005E2E83">
      <w:pPr>
        <w:pStyle w:val="CommentText"/>
      </w:pPr>
      <w:r>
        <w:rPr>
          <w:rStyle w:val="CommentReference"/>
        </w:rPr>
        <w:annotationRef/>
      </w:r>
      <w:r>
        <w:t>Do you mean “with”? Please check.</w:t>
      </w:r>
    </w:p>
  </w:comment>
  <w:comment w:id="907" w:author="Author" w:initials="A">
    <w:p w14:paraId="75E42AF1" w14:textId="10643E1B" w:rsidR="005E2E83" w:rsidRDefault="005E2E83">
      <w:pPr>
        <w:pStyle w:val="CommentText"/>
      </w:pPr>
      <w:r>
        <w:rPr>
          <w:rStyle w:val="CommentReference"/>
        </w:rPr>
        <w:annotationRef/>
      </w:r>
      <w:r>
        <w:t xml:space="preserve">Are you referring to this study or the study of Yao et al.? If you are referring to the latter, please use “They proposed…”. </w:t>
      </w:r>
    </w:p>
  </w:comment>
  <w:comment w:id="911" w:author="Author" w:initials="A">
    <w:p w14:paraId="406B04A0" w14:textId="77777777" w:rsidR="00565EF9" w:rsidRPr="00925A08" w:rsidRDefault="00565EF9" w:rsidP="00565EF9">
      <w:pPr>
        <w:rPr>
          <w:rFonts w:ascii="Times New Roman" w:hAnsi="Times New Roman"/>
        </w:rPr>
      </w:pPr>
      <w:r w:rsidRPr="00925A08">
        <w:rPr>
          <w:rFonts w:ascii="Times New Roman" w:hAnsi="Times New Roman"/>
          <w:b/>
        </w:rPr>
        <w:t xml:space="preserve">Tip: </w:t>
      </w:r>
      <w:r w:rsidRPr="00925A08">
        <w:rPr>
          <w:rFonts w:ascii="Times New Roman" w:hAnsi="Times New Roman"/>
        </w:rPr>
        <w:t>The expression “et alia,” is often abbreviated as “et al.”, which should be followed by a period.</w:t>
      </w:r>
      <w:r w:rsidRPr="00925A08">
        <w:rPr>
          <w:rFonts w:ascii="Times New Roman" w:hAnsi="Times New Roman"/>
        </w:rPr>
        <w:br/>
      </w:r>
      <w:r w:rsidRPr="00925A08">
        <w:rPr>
          <w:rFonts w:ascii="Times New Roman" w:hAnsi="Times New Roman"/>
        </w:rPr>
        <w:br/>
        <w:t>For example,</w:t>
      </w:r>
      <w:r w:rsidRPr="00925A08">
        <w:rPr>
          <w:rFonts w:ascii="Times New Roman" w:hAnsi="Times New Roman"/>
        </w:rPr>
        <w:br/>
        <w:t>Original: Poiana et al (2014) affirm that older patients have a higher chance of recurrence.</w:t>
      </w:r>
      <w:r w:rsidRPr="00925A08">
        <w:rPr>
          <w:rFonts w:ascii="Times New Roman" w:hAnsi="Times New Roman"/>
        </w:rPr>
        <w:br/>
        <w:t>Revised: Poiana et al. (2014) affirm that older patients have a higher chance of recurrence.</w:t>
      </w:r>
    </w:p>
  </w:comment>
  <w:comment w:id="997" w:author="Author" w:initials="A">
    <w:p w14:paraId="42C5F569" w14:textId="4C745485" w:rsidR="001949B9" w:rsidRDefault="001949B9">
      <w:pPr>
        <w:pStyle w:val="CommentText"/>
      </w:pPr>
      <w:r>
        <w:rPr>
          <w:rStyle w:val="CommentReference"/>
        </w:rPr>
        <w:annotationRef/>
      </w:r>
      <w:r>
        <w:t>This sentence appears abrupt and incomplete. Please check and clarify this.</w:t>
      </w:r>
    </w:p>
  </w:comment>
  <w:comment w:id="1007" w:author="Author" w:initials="A">
    <w:p w14:paraId="2B6E8662" w14:textId="434A8A8A" w:rsidR="001949B9" w:rsidRDefault="001949B9">
      <w:pPr>
        <w:pStyle w:val="CommentText"/>
      </w:pPr>
      <w:r>
        <w:rPr>
          <w:rStyle w:val="CommentReference"/>
        </w:rPr>
        <w:annotationRef/>
      </w:r>
      <w:r>
        <w:t>I auggest mentioning the model used here. For example, “in ChatGPT 4”.</w:t>
      </w:r>
    </w:p>
  </w:comment>
  <w:comment w:id="1074" w:author="Author" w:initials="A">
    <w:p w14:paraId="0CF81C26" w14:textId="215FEC6A" w:rsidR="003433EB" w:rsidRDefault="003433EB">
      <w:pPr>
        <w:pStyle w:val="CommentText"/>
      </w:pPr>
      <w:r>
        <w:rPr>
          <w:rStyle w:val="CommentReference"/>
        </w:rPr>
        <w:annotationRef/>
      </w:r>
      <w:r>
        <w:t>Please change “Chunks Vectors” to “Chunk Vectors”</w:t>
      </w:r>
    </w:p>
  </w:comment>
  <w:comment w:id="1075" w:author="Author" w:initials="A">
    <w:p w14:paraId="2D87184C" w14:textId="77777777" w:rsidR="00132E6E" w:rsidRPr="00925A08" w:rsidRDefault="00132E6E" w:rsidP="00132E6E">
      <w:pPr>
        <w:numPr>
          <w:ilvl w:val="0"/>
          <w:numId w:val="27"/>
        </w:numPr>
        <w:spacing w:after="150" w:line="240" w:lineRule="auto"/>
        <w:jc w:val="left"/>
        <w:rPr>
          <w:rFonts w:ascii="Times New Roman" w:eastAsia="Times New Roman" w:hAnsi="Times New Roman"/>
          <w:noProof w:val="0"/>
          <w:color w:val="222222"/>
          <w:sz w:val="18"/>
          <w:szCs w:val="18"/>
          <w:lang w:eastAsia="en-US"/>
        </w:rPr>
      </w:pPr>
      <w:r w:rsidRPr="00925A08">
        <w:rPr>
          <w:rStyle w:val="CommentReference"/>
          <w:rFonts w:ascii="Times New Roman" w:hAnsi="Times New Roman"/>
        </w:rPr>
        <w:annotationRef/>
      </w:r>
      <w:r w:rsidRPr="00925A08">
        <w:rPr>
          <w:rFonts w:ascii="Times New Roman" w:eastAsia="Times New Roman" w:hAnsi="Times New Roman"/>
          <w:noProof w:val="0"/>
          <w:color w:val="222222"/>
          <w:sz w:val="18"/>
          <w:szCs w:val="18"/>
          <w:lang w:eastAsia="en-US"/>
        </w:rPr>
        <w:t>All Figures, Schemes and Tables should be inserted into the main text close to their first citation and must be numbered following their number of appearance (Figure 1, Scheme 1, Figure 2, Scheme 2, Table 1, etc.).</w:t>
      </w:r>
    </w:p>
    <w:p w14:paraId="32BBDA07" w14:textId="77777777" w:rsidR="00132E6E" w:rsidRPr="00925A08" w:rsidRDefault="00132E6E" w:rsidP="00132E6E">
      <w:pPr>
        <w:numPr>
          <w:ilvl w:val="0"/>
          <w:numId w:val="27"/>
        </w:num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All Figures, Schemes and Tables should have a short explanatory title and caption.</w:t>
      </w:r>
    </w:p>
    <w:p w14:paraId="6BA7FDC8" w14:textId="77777777" w:rsidR="00132E6E" w:rsidRPr="00925A08" w:rsidRDefault="00132E6E" w:rsidP="00132E6E">
      <w:pPr>
        <w:numPr>
          <w:ilvl w:val="0"/>
          <w:numId w:val="27"/>
        </w:num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All table columns should have an explanatory heading. To facilitate the copy-editing of larger tables, smaller fonts may be used, but no less than 8 pt. in size. Authors should use the Table option of Microsoft Word to create tables.</w:t>
      </w:r>
    </w:p>
    <w:p w14:paraId="3710C03A" w14:textId="3E593861" w:rsidR="00132E6E" w:rsidRPr="00925A08" w:rsidRDefault="00132E6E" w:rsidP="00132E6E">
      <w:pPr>
        <w:numPr>
          <w:ilvl w:val="0"/>
          <w:numId w:val="27"/>
        </w:numPr>
        <w:spacing w:after="150" w:line="240" w:lineRule="auto"/>
        <w:jc w:val="left"/>
        <w:rPr>
          <w:rFonts w:ascii="Times New Roman" w:eastAsia="Times New Roman" w:hAnsi="Times New Roman"/>
          <w:noProof w:val="0"/>
          <w:color w:val="222222"/>
          <w:sz w:val="18"/>
          <w:szCs w:val="18"/>
          <w:lang w:eastAsia="en-US"/>
        </w:rPr>
      </w:pPr>
      <w:r w:rsidRPr="00925A08">
        <w:rPr>
          <w:rFonts w:ascii="Times New Roman" w:eastAsia="Times New Roman" w:hAnsi="Times New Roman"/>
          <w:noProof w:val="0"/>
          <w:color w:val="222222"/>
          <w:sz w:val="18"/>
          <w:szCs w:val="18"/>
          <w:lang w:eastAsia="en-US"/>
        </w:rPr>
        <w:t>Authors are encouraged to prepare figures and schemes in color (RGB at 8-bit per channel). There is no additional cost for publishing full color graphics.</w:t>
      </w:r>
    </w:p>
  </w:comment>
  <w:comment w:id="1086" w:author="Author" w:initials="A">
    <w:p w14:paraId="1C6D069C" w14:textId="6922B87F" w:rsidR="003433EB" w:rsidRDefault="003433EB">
      <w:pPr>
        <w:pStyle w:val="CommentText"/>
      </w:pPr>
      <w:r>
        <w:rPr>
          <w:rStyle w:val="CommentReference"/>
        </w:rPr>
        <w:annotationRef/>
      </w:r>
      <w:r>
        <w:t>I have deleted the defintion of RAG here as it has already been sufficiently descibed previously and need not be defined here again.</w:t>
      </w:r>
    </w:p>
  </w:comment>
  <w:comment w:id="1144" w:author="Author" w:initials="A">
    <w:p w14:paraId="381C6298" w14:textId="3D31686E" w:rsidR="00297A75" w:rsidRDefault="00297A75">
      <w:pPr>
        <w:pStyle w:val="CommentText"/>
      </w:pPr>
      <w:r>
        <w:rPr>
          <w:rStyle w:val="CommentReference"/>
        </w:rPr>
        <w:annotationRef/>
      </w:r>
      <w:r>
        <w:t xml:space="preserve">Please check if you mean “they” here as you are referring to the study by </w:t>
      </w:r>
      <w:r w:rsidRPr="00565EF9">
        <w:t>Zhao et al.</w:t>
      </w:r>
      <w:r>
        <w:t xml:space="preserve"> I was unable to verify this as the references are not provided.</w:t>
      </w:r>
    </w:p>
  </w:comment>
  <w:comment w:id="1171" w:author="Author" w:initials="A">
    <w:p w14:paraId="3208598C" w14:textId="1C480326" w:rsidR="00297A75" w:rsidRDefault="00297A75">
      <w:pPr>
        <w:pStyle w:val="CommentText"/>
      </w:pPr>
      <w:r>
        <w:rPr>
          <w:rStyle w:val="CommentReference"/>
        </w:rPr>
        <w:annotationRef/>
      </w:r>
      <w:r>
        <w:t>Please refer to my previous comment regarding this. If you mean the study by Zhao et al., please use “They”.</w:t>
      </w:r>
    </w:p>
  </w:comment>
  <w:comment w:id="1187" w:author="Author" w:initials="A">
    <w:p w14:paraId="68CC897E" w14:textId="4E51A54F" w:rsidR="001F3F5E" w:rsidRDefault="001F3F5E">
      <w:pPr>
        <w:pStyle w:val="CommentText"/>
      </w:pPr>
      <w:r>
        <w:rPr>
          <w:rStyle w:val="CommentReference"/>
        </w:rPr>
        <w:annotationRef/>
      </w:r>
      <w:r>
        <w:t xml:space="preserve">Pelase note, </w:t>
      </w:r>
      <w:r w:rsidRPr="001F3F5E">
        <w:t>T5 is a series of large language models developed by Google AI</w:t>
      </w:r>
      <w:r>
        <w:t>. Therefore, please check if you mean ”T5 LLMs” here.</w:t>
      </w:r>
    </w:p>
  </w:comment>
  <w:comment w:id="1217" w:author="Author" w:initials="A">
    <w:p w14:paraId="564AC47D" w14:textId="77777777" w:rsidR="00565EF9" w:rsidRPr="00925A08" w:rsidRDefault="00565EF9" w:rsidP="00565EF9">
      <w:pPr>
        <w:rPr>
          <w:rFonts w:ascii="Times New Roman" w:hAnsi="Times New Roman"/>
        </w:rPr>
      </w:pPr>
      <w:r w:rsidRPr="00925A08">
        <w:rPr>
          <w:rFonts w:ascii="Times New Roman" w:hAnsi="Times New Roman"/>
          <w:b/>
        </w:rPr>
        <w:t xml:space="preserve">Tip: </w:t>
      </w:r>
      <w:r w:rsidRPr="00925A08">
        <w:rPr>
          <w:rFonts w:ascii="Times New Roman" w:hAnsi="Times New Roman"/>
        </w:rPr>
        <w:t>Concise writing means using the fewest words necessary. One way to achieve conciseness is to use a direct verb rather than its noun form.</w:t>
      </w:r>
      <w:r w:rsidRPr="00925A08">
        <w:rPr>
          <w:rFonts w:ascii="Times New Roman" w:hAnsi="Times New Roman"/>
        </w:rPr>
        <w:br/>
      </w:r>
      <w:r w:rsidRPr="00925A08">
        <w:rPr>
          <w:rFonts w:ascii="Times New Roman" w:hAnsi="Times New Roman"/>
        </w:rPr>
        <w:br/>
        <w:t>For example,</w:t>
      </w:r>
      <w:r w:rsidRPr="00925A08">
        <w:rPr>
          <w:rFonts w:ascii="Times New Roman" w:hAnsi="Times New Roman"/>
        </w:rPr>
        <w:br/>
        <w:t xml:space="preserve">Original: We </w:t>
      </w:r>
      <w:r w:rsidRPr="00925A08">
        <w:rPr>
          <w:rFonts w:ascii="Times New Roman" w:hAnsi="Times New Roman"/>
          <w:i/>
        </w:rPr>
        <w:t>performed an evaluation</w:t>
      </w:r>
      <w:r w:rsidRPr="00925A08">
        <w:rPr>
          <w:rFonts w:ascii="Times New Roman" w:hAnsi="Times New Roman"/>
        </w:rPr>
        <w:t xml:space="preserve"> of all methods used previously.</w:t>
      </w:r>
      <w:r w:rsidRPr="00925A08">
        <w:rPr>
          <w:rFonts w:ascii="Times New Roman" w:hAnsi="Times New Roman"/>
        </w:rPr>
        <w:br/>
        <w:t xml:space="preserve">Revised: We </w:t>
      </w:r>
      <w:r w:rsidRPr="00925A08">
        <w:rPr>
          <w:rFonts w:ascii="Times New Roman" w:hAnsi="Times New Roman"/>
          <w:i/>
        </w:rPr>
        <w:t>evaluated</w:t>
      </w:r>
      <w:r w:rsidRPr="00925A08">
        <w:rPr>
          <w:rFonts w:ascii="Times New Roman" w:hAnsi="Times New Roman"/>
        </w:rPr>
        <w:t xml:space="preserve"> all methods used previously.</w:t>
      </w:r>
    </w:p>
  </w:comment>
  <w:comment w:id="1236" w:author="Author" w:initials="A">
    <w:p w14:paraId="1956AACB" w14:textId="587EB6D1" w:rsidR="00542C23" w:rsidRDefault="00542C23">
      <w:pPr>
        <w:pStyle w:val="CommentText"/>
      </w:pPr>
      <w:r>
        <w:rPr>
          <w:rStyle w:val="CommentReference"/>
        </w:rPr>
        <w:annotationRef/>
      </w:r>
      <w:r>
        <w:t>Please note, only the last name of the first author should be used in citations.</w:t>
      </w:r>
    </w:p>
  </w:comment>
  <w:comment w:id="1256" w:author="Author" w:initials="A">
    <w:p w14:paraId="70EF171E" w14:textId="385A8C3A" w:rsidR="00542C23" w:rsidRDefault="00542C23">
      <w:pPr>
        <w:pStyle w:val="CommentText"/>
      </w:pPr>
      <w:r>
        <w:rPr>
          <w:rStyle w:val="CommentReference"/>
        </w:rPr>
        <w:annotationRef/>
      </w:r>
      <w:r w:rsidRPr="00542C23">
        <w:t xml:space="preserve">When a series of items starts with “such as” or “including,” it is implied that only a part of the entire list is </w:t>
      </w:r>
      <w:r>
        <w:t>provided</w:t>
      </w:r>
      <w:r w:rsidRPr="00542C23">
        <w:t xml:space="preserve">; therefore, it is redundant to end </w:t>
      </w:r>
      <w:r>
        <w:t>this</w:t>
      </w:r>
      <w:r w:rsidRPr="00542C23">
        <w:t xml:space="preserve"> list with “</w:t>
      </w:r>
      <w:r w:rsidRPr="00565EF9">
        <w:t>other generation tasks</w:t>
      </w:r>
      <w:r>
        <w:t>”</w:t>
      </w:r>
    </w:p>
  </w:comment>
  <w:comment w:id="1299" w:author="Author" w:initials="A">
    <w:p w14:paraId="3124A86F" w14:textId="6839B692" w:rsidR="00A16D3A" w:rsidRDefault="00A16D3A">
      <w:pPr>
        <w:pStyle w:val="CommentText"/>
      </w:pPr>
      <w:r>
        <w:rPr>
          <w:rStyle w:val="CommentReference"/>
        </w:rPr>
        <w:annotationRef/>
      </w:r>
      <w:r>
        <w:t>Please note, an adjective was missing here.</w:t>
      </w:r>
    </w:p>
  </w:comment>
  <w:comment w:id="1301" w:author="Author" w:initials="A">
    <w:p w14:paraId="54520350" w14:textId="2B30FE78" w:rsidR="00A16D3A" w:rsidRDefault="00A16D3A">
      <w:pPr>
        <w:pStyle w:val="CommentText"/>
      </w:pPr>
      <w:r>
        <w:rPr>
          <w:rStyle w:val="CommentReference"/>
        </w:rPr>
        <w:annotationRef/>
      </w:r>
      <w:r>
        <w:t>I suggesting naming this section “Materials and Methods” and including the entire Section 3 and Sections 4.1, 4.2, and 4.3 (upto “</w:t>
      </w:r>
      <w:r w:rsidRPr="00421BD8">
        <w:t>using a combination of these models</w:t>
      </w:r>
      <w:r>
        <w:t>” under this section so that it contains all the Materials and Methods employed in this study.</w:t>
      </w:r>
    </w:p>
  </w:comment>
  <w:comment w:id="1467" w:author="Author" w:initials="A">
    <w:p w14:paraId="2B8F1932" w14:textId="02E07CE8" w:rsidR="00903198" w:rsidRDefault="00903198">
      <w:pPr>
        <w:pStyle w:val="CommentText"/>
      </w:pPr>
      <w:r>
        <w:rPr>
          <w:rStyle w:val="CommentReference"/>
        </w:rPr>
        <w:annotationRef/>
      </w:r>
      <w:r>
        <w:t>Please note, “typically” means “</w:t>
      </w:r>
      <w:r w:rsidRPr="00903198">
        <w:t>in most cases; usually.</w:t>
      </w:r>
      <w:r>
        <w:t>” However, this would be incorrect here as I believe that the information of ALL users is managed using a tag-box system.</w:t>
      </w:r>
    </w:p>
  </w:comment>
  <w:comment w:id="1665" w:author="Author" w:initials="A">
    <w:p w14:paraId="511F65A3" w14:textId="27AE2CA8" w:rsidR="003241AE" w:rsidRPr="003241AE" w:rsidRDefault="003241AE">
      <w:pPr>
        <w:pStyle w:val="CommentText"/>
        <w:rPr>
          <w:lang w:val="en-IN"/>
        </w:rPr>
      </w:pPr>
      <w:r>
        <w:rPr>
          <w:rStyle w:val="CommentReference"/>
        </w:rPr>
        <w:annotationRef/>
      </w:r>
      <w:r>
        <w:t>This is unclear as you have not mentioned what enivornment. Did you mean “</w:t>
      </w:r>
      <w:r w:rsidRPr="00302C65">
        <w:t xml:space="preserve">a powerful framework that integrates external tools to create </w:t>
      </w:r>
      <w:r>
        <w:t>applications using LLMs”? Please check and clarify this.</w:t>
      </w:r>
    </w:p>
  </w:comment>
  <w:comment w:id="1788" w:author="Author" w:initials="A">
    <w:p w14:paraId="61406F7E" w14:textId="295E07F6" w:rsidR="00E83A67" w:rsidRDefault="00E83A67">
      <w:pPr>
        <w:pStyle w:val="CommentText"/>
      </w:pPr>
      <w:r>
        <w:rPr>
          <w:rStyle w:val="CommentReference"/>
        </w:rPr>
        <w:annotationRef/>
      </w:r>
      <w:r>
        <w:t>I have deleted some reptitive informaation here.</w:t>
      </w:r>
    </w:p>
  </w:comment>
  <w:comment w:id="1791" w:author="Author" w:initials="A">
    <w:p w14:paraId="328644BF" w14:textId="2DBA8D71" w:rsidR="00E83A67" w:rsidRDefault="00E83A67">
      <w:pPr>
        <w:pStyle w:val="CommentText"/>
      </w:pPr>
      <w:r>
        <w:rPr>
          <w:rStyle w:val="CommentReference"/>
        </w:rPr>
        <w:annotationRef/>
      </w:r>
      <w:r>
        <w:t>I have</w:t>
      </w:r>
    </w:p>
  </w:comment>
  <w:comment w:id="1832" w:author="Author" w:initials="A">
    <w:p w14:paraId="43C6087F" w14:textId="169CA7B2" w:rsidR="00065CAA" w:rsidRDefault="00065CAA">
      <w:pPr>
        <w:pStyle w:val="CommentText"/>
      </w:pPr>
      <w:r>
        <w:rPr>
          <w:rStyle w:val="CommentReference"/>
        </w:rPr>
        <w:annotationRef/>
      </w:r>
      <w:r>
        <w:t>Please note, Figure 4 does not show anything marked as “Context”. Please check.</w:t>
      </w:r>
    </w:p>
  </w:comment>
  <w:comment w:id="1868" w:author="Author" w:initials="A">
    <w:p w14:paraId="0CC79138" w14:textId="0BB53112" w:rsidR="00F619E6" w:rsidRDefault="00F619E6">
      <w:pPr>
        <w:pStyle w:val="CommentText"/>
      </w:pPr>
      <w:r>
        <w:rPr>
          <w:rStyle w:val="CommentReference"/>
        </w:rPr>
        <w:annotationRef/>
      </w:r>
      <w:r w:rsidRPr="00F619E6">
        <w:t>Please note that articles such as "A", "An", and "The" are generally not required at the beginning of titles, headings, and captions.</w:t>
      </w:r>
    </w:p>
  </w:comment>
  <w:comment w:id="1925" w:author="Author" w:initials="A">
    <w:p w14:paraId="1F397DA2" w14:textId="778A8788" w:rsidR="00A269E0" w:rsidRDefault="00A269E0">
      <w:pPr>
        <w:pStyle w:val="CommentText"/>
      </w:pPr>
      <w:r>
        <w:rPr>
          <w:rStyle w:val="CommentReference"/>
        </w:rPr>
        <w:annotationRef/>
      </w:r>
      <w:r>
        <w:t>The original caption was unclear. Please check if the revised caption provides the intended information.</w:t>
      </w:r>
    </w:p>
  </w:comment>
  <w:comment w:id="1974" w:author="Author" w:initials="A">
    <w:p w14:paraId="26E437A4" w14:textId="2D1C0CFF" w:rsidR="00946C18" w:rsidRPr="00925A08" w:rsidRDefault="00946C18">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Please note, graphics (schemes, figures, etc.) in the main text should be inserted after the paragraph of their first citation. Accoridngly, I have moved all citations of graphics to before their insertion in the text.</w:t>
      </w:r>
    </w:p>
  </w:comment>
  <w:comment w:id="1982" w:author="Author" w:initials="A">
    <w:p w14:paraId="2D839DE3" w14:textId="19D2701D" w:rsidR="00FA6E68" w:rsidRDefault="00FA6E68">
      <w:pPr>
        <w:pStyle w:val="CommentText"/>
      </w:pPr>
      <w:r>
        <w:rPr>
          <w:rStyle w:val="CommentReference"/>
        </w:rPr>
        <w:annotationRef/>
      </w:r>
      <w:r>
        <w:t>This statement is unclear. Do you mean “When generating answwers, the model must strictly adhere to the following guidelines:”? Please check.</w:t>
      </w:r>
    </w:p>
  </w:comment>
  <w:comment w:id="2004" w:author="Author" w:initials="A">
    <w:p w14:paraId="6CA55F54" w14:textId="77777777" w:rsidR="00C03718" w:rsidRPr="00925A08" w:rsidRDefault="00C03718" w:rsidP="00C03718">
      <w:pPr>
        <w:rPr>
          <w:rFonts w:ascii="Times New Roman" w:hAnsi="Times New Roman"/>
        </w:rPr>
      </w:pPr>
      <w:r w:rsidRPr="00925A08">
        <w:rPr>
          <w:rFonts w:ascii="Times New Roman" w:hAnsi="Times New Roman"/>
          <w:b/>
        </w:rPr>
        <w:t xml:space="preserve">Tip: </w:t>
      </w:r>
      <w:r w:rsidRPr="00925A08">
        <w:rPr>
          <w:rFonts w:ascii="Times New Roman" w:hAnsi="Times New Roman"/>
        </w:rPr>
        <w:t>A dummy subject generally serves as a grammatical filler. These sentences, which generally begin with “It” or “There,” should be rephrased to achieve tighter, concise writing.</w:t>
      </w:r>
      <w:r w:rsidRPr="00925A08">
        <w:rPr>
          <w:rFonts w:ascii="Times New Roman" w:hAnsi="Times New Roman"/>
        </w:rPr>
        <w:br/>
      </w:r>
      <w:r w:rsidRPr="00925A08">
        <w:rPr>
          <w:rFonts w:ascii="Times New Roman" w:hAnsi="Times New Roman"/>
        </w:rPr>
        <w:br/>
        <w:t>For example,</w:t>
      </w:r>
      <w:r w:rsidRPr="00925A08">
        <w:rPr>
          <w:rFonts w:ascii="Times New Roman" w:hAnsi="Times New Roman"/>
        </w:rPr>
        <w:br/>
        <w:t xml:space="preserve">Original: </w:t>
      </w:r>
      <w:r w:rsidRPr="00925A08">
        <w:rPr>
          <w:rFonts w:ascii="Times New Roman" w:hAnsi="Times New Roman"/>
          <w:i/>
        </w:rPr>
        <w:t>There were</w:t>
      </w:r>
      <w:r w:rsidRPr="00925A08">
        <w:rPr>
          <w:rFonts w:ascii="Times New Roman" w:hAnsi="Times New Roman"/>
        </w:rPr>
        <w:t xml:space="preserve"> many people standing in line.</w:t>
      </w:r>
      <w:r w:rsidRPr="00925A08">
        <w:rPr>
          <w:rFonts w:ascii="Times New Roman" w:hAnsi="Times New Roman"/>
        </w:rPr>
        <w:br/>
        <w:t>Revised: Many people were standing in line.</w:t>
      </w:r>
    </w:p>
  </w:comment>
  <w:comment w:id="2003" w:author="Author" w:initials="A">
    <w:p w14:paraId="7B49B876" w14:textId="5F9E65DD" w:rsidR="00FA6E68" w:rsidRDefault="00FA6E68">
      <w:pPr>
        <w:pStyle w:val="CommentText"/>
      </w:pPr>
      <w:r>
        <w:rPr>
          <w:rStyle w:val="CommentReference"/>
        </w:rPr>
        <w:annotationRef/>
      </w:r>
      <w:r>
        <w:t>The original here was unclear. Please check if the revised sentence conveys your intended meaning better.</w:t>
      </w:r>
    </w:p>
  </w:comment>
  <w:comment w:id="2146" w:author="Author" w:initials="A">
    <w:p w14:paraId="08CA4C50" w14:textId="1349F260" w:rsidR="00D26544" w:rsidRDefault="00D26544">
      <w:pPr>
        <w:pStyle w:val="CommentText"/>
      </w:pPr>
      <w:r>
        <w:rPr>
          <w:rStyle w:val="CommentReference"/>
        </w:rPr>
        <w:annotationRef/>
      </w:r>
      <w:r>
        <w:t>As suggested earlier, Sections 4.1, 4.2, and 4.3 (upto “</w:t>
      </w:r>
      <w:r w:rsidRPr="00D26544">
        <w:t>Ten performance metrics were analyzed using a combination of these models</w:t>
      </w:r>
      <w:r>
        <w:t>”) should be included under Section 3 (Materials and Methods), and this section can be renamed to “Results and Discussion”</w:t>
      </w:r>
      <w:r w:rsidRPr="00D26544">
        <w:t>.</w:t>
      </w:r>
    </w:p>
  </w:comment>
  <w:comment w:id="2163" w:author="Author" w:initials="A">
    <w:p w14:paraId="01F2DDF7" w14:textId="6C4BA85E" w:rsidR="007950F8" w:rsidRDefault="007950F8">
      <w:pPr>
        <w:pStyle w:val="CommentText"/>
      </w:pPr>
      <w:r>
        <w:rPr>
          <w:rStyle w:val="CommentReference"/>
        </w:rPr>
        <w:annotationRef/>
      </w:r>
      <w:r>
        <w:t>I suggest diving the figure into subpanels “a” and “b” and suing “Figure 8(a)”.</w:t>
      </w:r>
    </w:p>
  </w:comment>
  <w:comment w:id="2296" w:author="Author" w:initials="A">
    <w:p w14:paraId="271736E9" w14:textId="15F9F61B" w:rsidR="00E914C1" w:rsidRDefault="00E914C1" w:rsidP="00E914C1">
      <w:pPr>
        <w:pStyle w:val="CommentText"/>
      </w:pPr>
      <w:r>
        <w:rPr>
          <w:rStyle w:val="CommentReference"/>
        </w:rPr>
        <w:annotationRef/>
      </w:r>
      <w:r>
        <w:t>Please provide the expanded form of this abbrevation.</w:t>
      </w:r>
    </w:p>
  </w:comment>
  <w:comment w:id="2297" w:author="Author" w:initials="A">
    <w:p w14:paraId="7FD0B674" w14:textId="1B8A6BE3" w:rsidR="00E914C1" w:rsidRDefault="00E914C1">
      <w:pPr>
        <w:pStyle w:val="CommentText"/>
      </w:pPr>
      <w:r>
        <w:rPr>
          <w:rStyle w:val="CommentReference"/>
        </w:rPr>
        <w:annotationRef/>
      </w:r>
      <w:r>
        <w:t>I have added the definitions of the variables as a footnote to the table to ensure that this information is readily available to readers.</w:t>
      </w:r>
    </w:p>
  </w:comment>
  <w:comment w:id="2344" w:author="Author" w:initials="A">
    <w:p w14:paraId="4604F156" w14:textId="77777777" w:rsidR="00E914C1" w:rsidRDefault="00E914C1" w:rsidP="00E914C1">
      <w:pPr>
        <w:pStyle w:val="CommentText"/>
      </w:pPr>
      <w:r>
        <w:rPr>
          <w:rStyle w:val="CommentReference"/>
        </w:rPr>
        <w:annotationRef/>
      </w:r>
      <w:r>
        <w:t>In formal writing “if” and “whether” cannot be used interchangeably. “If” is used to describe a conditional situation such as “If I don’t have an umbrella, I will not go out.”</w:t>
      </w:r>
    </w:p>
    <w:p w14:paraId="00E35AF5" w14:textId="46AB3E18" w:rsidR="00E914C1" w:rsidRDefault="00E914C1" w:rsidP="00E914C1">
      <w:pPr>
        <w:pStyle w:val="CommentText"/>
      </w:pPr>
      <w:r>
        <w:t>However, “whether” is used when there are two alternatives such as “I will not go out irrespective of whether I have an umbrella.”</w:t>
      </w:r>
    </w:p>
  </w:comment>
  <w:comment w:id="2395" w:author="Author" w:initials="A">
    <w:p w14:paraId="787BB3C8" w14:textId="77777777" w:rsidR="00AD23D1" w:rsidRPr="00925A08" w:rsidRDefault="00AD23D1" w:rsidP="00AD23D1">
      <w:pPr>
        <w:rPr>
          <w:rFonts w:ascii="Times New Roman" w:hAnsi="Times New Roman"/>
        </w:rPr>
      </w:pPr>
      <w:r w:rsidRPr="00925A08">
        <w:rPr>
          <w:rFonts w:ascii="Times New Roman" w:hAnsi="Times New Roman"/>
          <w:b/>
        </w:rPr>
        <w:t xml:space="preserve">Tip: </w:t>
      </w:r>
      <w:r w:rsidRPr="00925A08">
        <w:rPr>
          <w:rFonts w:ascii="Times New Roman" w:hAnsi="Times New Roman"/>
        </w:rPr>
        <w:t>The unnecessary repetition of the same noun in a series tends to cause wordiness. Identify the repeated words and eliminate them.</w:t>
      </w:r>
      <w:r w:rsidRPr="00925A08">
        <w:rPr>
          <w:rFonts w:ascii="Times New Roman" w:hAnsi="Times New Roman"/>
        </w:rPr>
        <w:br/>
      </w:r>
      <w:r w:rsidRPr="00925A08">
        <w:rPr>
          <w:rFonts w:ascii="Times New Roman" w:hAnsi="Times New Roman"/>
        </w:rPr>
        <w:br/>
        <w:t>For example,</w:t>
      </w:r>
      <w:r w:rsidRPr="00925A08">
        <w:rPr>
          <w:rFonts w:ascii="Times New Roman" w:hAnsi="Times New Roman"/>
        </w:rPr>
        <w:br/>
        <w:t xml:space="preserve">Original: The teacher taught first-grade </w:t>
      </w:r>
      <w:r w:rsidRPr="00925A08">
        <w:rPr>
          <w:rFonts w:ascii="Times New Roman" w:hAnsi="Times New Roman"/>
          <w:i/>
        </w:rPr>
        <w:t>students,</w:t>
      </w:r>
      <w:r w:rsidRPr="00925A08">
        <w:rPr>
          <w:rFonts w:ascii="Times New Roman" w:hAnsi="Times New Roman"/>
        </w:rPr>
        <w:t xml:space="preserve"> fifth-grade </w:t>
      </w:r>
      <w:r w:rsidRPr="00925A08">
        <w:rPr>
          <w:rFonts w:ascii="Times New Roman" w:hAnsi="Times New Roman"/>
          <w:i/>
        </w:rPr>
        <w:t>students</w:t>
      </w:r>
      <w:r w:rsidRPr="00925A08">
        <w:rPr>
          <w:rFonts w:ascii="Times New Roman" w:hAnsi="Times New Roman"/>
        </w:rPr>
        <w:t xml:space="preserve">, and sixth-grade </w:t>
      </w:r>
      <w:r w:rsidRPr="00925A08">
        <w:rPr>
          <w:rFonts w:ascii="Times New Roman" w:hAnsi="Times New Roman"/>
          <w:i/>
        </w:rPr>
        <w:t>students.</w:t>
      </w:r>
      <w:r w:rsidRPr="00925A08">
        <w:rPr>
          <w:rFonts w:ascii="Times New Roman" w:hAnsi="Times New Roman"/>
        </w:rPr>
        <w:br/>
        <w:t>Revised: The teacher taught first-, fifth-, and sixth-grade</w:t>
      </w:r>
      <w:r w:rsidRPr="00925A08">
        <w:rPr>
          <w:rFonts w:ascii="Times New Roman" w:hAnsi="Times New Roman"/>
          <w:i/>
        </w:rPr>
        <w:t xml:space="preserve"> students.</w:t>
      </w:r>
    </w:p>
  </w:comment>
  <w:comment w:id="2413" w:author="Author" w:initials="A">
    <w:p w14:paraId="3CAD0627" w14:textId="77777777" w:rsidR="00AD23D1" w:rsidRPr="00925A08" w:rsidRDefault="00AD23D1" w:rsidP="00AD23D1">
      <w:pPr>
        <w:rPr>
          <w:rFonts w:ascii="Times New Roman" w:hAnsi="Times New Roman"/>
        </w:rPr>
      </w:pPr>
      <w:r w:rsidRPr="00925A08">
        <w:rPr>
          <w:rFonts w:ascii="Times New Roman" w:hAnsi="Times New Roman"/>
          <w:b/>
        </w:rPr>
        <w:t xml:space="preserve">Tip: </w:t>
      </w:r>
      <w:r w:rsidRPr="00925A08">
        <w:rPr>
          <w:rFonts w:ascii="Times New Roman" w:hAnsi="Times New Roman"/>
        </w:rPr>
        <w:t xml:space="preserve">A run-on sentence occurs when two complete sentences are combined without punctuation. To correct it, use a semicolon/period to split up the sentence or add a coordinating conjunction in between. </w:t>
      </w:r>
      <w:r w:rsidRPr="00925A08">
        <w:rPr>
          <w:rFonts w:ascii="Times New Roman" w:hAnsi="Times New Roman"/>
        </w:rPr>
        <w:br/>
      </w:r>
      <w:r w:rsidRPr="00925A08">
        <w:rPr>
          <w:rFonts w:ascii="Times New Roman" w:hAnsi="Times New Roman"/>
        </w:rPr>
        <w:br/>
        <w:t xml:space="preserve">For example,  </w:t>
      </w:r>
      <w:r w:rsidRPr="00925A08">
        <w:rPr>
          <w:rFonts w:ascii="Times New Roman" w:hAnsi="Times New Roman"/>
        </w:rPr>
        <w:br/>
        <w:t xml:space="preserve">Original: I put on my shoes I played football. </w:t>
      </w:r>
      <w:r w:rsidRPr="00925A08">
        <w:rPr>
          <w:rFonts w:ascii="Times New Roman" w:hAnsi="Times New Roman"/>
        </w:rPr>
        <w:br/>
        <w:t>Revised: I put on my shoes, and I played football.</w:t>
      </w:r>
    </w:p>
  </w:comment>
  <w:comment w:id="2484" w:author="Author" w:initials="A">
    <w:p w14:paraId="4D001B99" w14:textId="77777777" w:rsidR="00AA06CA" w:rsidRDefault="00AA06CA" w:rsidP="00AA06CA">
      <w:pPr>
        <w:pStyle w:val="CommentText"/>
      </w:pPr>
      <w:r>
        <w:rPr>
          <w:rStyle w:val="CommentReference"/>
        </w:rPr>
        <w:annotationRef/>
      </w:r>
      <w:r>
        <w:t>The Americans place commas and periods inside quotation marks, irrespective of whether or not they are part of quoted material.</w:t>
      </w:r>
    </w:p>
    <w:p w14:paraId="182F92FA" w14:textId="77777777" w:rsidR="00AA06CA" w:rsidRDefault="00AA06CA" w:rsidP="00AA06CA">
      <w:pPr>
        <w:pStyle w:val="CommentText"/>
      </w:pPr>
    </w:p>
    <w:p w14:paraId="742644DA" w14:textId="77777777" w:rsidR="00AA06CA" w:rsidRDefault="00AA06CA" w:rsidP="00AA06CA">
      <w:pPr>
        <w:pStyle w:val="CommentText"/>
      </w:pPr>
      <w:r>
        <w:t>“Hello there,” I said.</w:t>
      </w:r>
    </w:p>
    <w:p w14:paraId="7B2C5CB2" w14:textId="77777777" w:rsidR="00AA06CA" w:rsidRDefault="00AA06CA" w:rsidP="00AA06CA">
      <w:pPr>
        <w:pStyle w:val="CommentText"/>
      </w:pPr>
    </w:p>
    <w:p w14:paraId="6FED2274" w14:textId="77777777" w:rsidR="00AA06CA" w:rsidRDefault="00AA06CA" w:rsidP="00AA06CA">
      <w:pPr>
        <w:pStyle w:val="CommentText"/>
      </w:pPr>
      <w:r>
        <w:t>The British place the punctuation inside the quoted text only if the punctuation is part of the quote. In all other instances, the punctuation marks fall outside the quotation marks.</w:t>
      </w:r>
    </w:p>
    <w:p w14:paraId="774FBDD7" w14:textId="77777777" w:rsidR="00AA06CA" w:rsidRDefault="00AA06CA" w:rsidP="00AA06CA">
      <w:pPr>
        <w:pStyle w:val="CommentText"/>
      </w:pPr>
    </w:p>
    <w:p w14:paraId="4932CB21" w14:textId="77777777" w:rsidR="00AA06CA" w:rsidRDefault="00AA06CA" w:rsidP="00AA06CA">
      <w:pPr>
        <w:pStyle w:val="CommentText"/>
      </w:pPr>
      <w:r>
        <w:t>‘Hello there’, I said.</w:t>
      </w:r>
    </w:p>
    <w:p w14:paraId="3CA78BBA" w14:textId="77777777" w:rsidR="00AA06CA" w:rsidRDefault="00AA06CA" w:rsidP="00AA06CA">
      <w:pPr>
        <w:pStyle w:val="CommentText"/>
      </w:pPr>
    </w:p>
    <w:p w14:paraId="352947F1" w14:textId="02A83724" w:rsidR="00AA06CA" w:rsidRDefault="00AA06CA" w:rsidP="00AA06CA">
      <w:pPr>
        <w:pStyle w:val="CommentText"/>
      </w:pPr>
      <w:r>
        <w:t>Einstein once said, ‘Reading after a certain age diverts the mind too much from its creative pursuits.’</w:t>
      </w:r>
    </w:p>
  </w:comment>
  <w:comment w:id="2477" w:author="Author" w:initials="A">
    <w:p w14:paraId="2CE40760" w14:textId="77777777" w:rsidR="00AA06CA" w:rsidRDefault="00AA06CA" w:rsidP="00AA06CA">
      <w:pPr>
        <w:pStyle w:val="CommentText"/>
      </w:pPr>
      <w:r>
        <w:rPr>
          <w:rStyle w:val="CommentReference"/>
        </w:rPr>
        <w:annotationRef/>
      </w:r>
      <w:r>
        <w:t>The British use single quotation marks for primary quotes (‘…’) and use double quotation marks (“…”) for quotations within quotations. The converse holds true for American English.</w:t>
      </w:r>
    </w:p>
    <w:p w14:paraId="42FBAB17" w14:textId="77777777" w:rsidR="00AA06CA" w:rsidRDefault="00AA06CA" w:rsidP="00AA06CA">
      <w:pPr>
        <w:pStyle w:val="CommentText"/>
      </w:pPr>
    </w:p>
    <w:p w14:paraId="4BDF7A8E" w14:textId="77777777" w:rsidR="00AA06CA" w:rsidRDefault="00AA06CA" w:rsidP="00AA06CA">
      <w:pPr>
        <w:pStyle w:val="CommentText"/>
      </w:pPr>
      <w:r>
        <w:t>UK: Ralph Ellison recalls the Golden Age of Jazz this way: ‘It was itself a texture of fragments, repetitive, nervous, not fully formed; its melodic lines underground, secret and taunting; its riffs jeering—“Salt peanuts! Salt peanuts!”’</w:t>
      </w:r>
    </w:p>
    <w:p w14:paraId="576D7453" w14:textId="77777777" w:rsidR="00AA06CA" w:rsidRDefault="00AA06CA" w:rsidP="00AA06CA">
      <w:pPr>
        <w:pStyle w:val="CommentText"/>
      </w:pPr>
    </w:p>
    <w:p w14:paraId="5E9FCF79" w14:textId="1D146CB8" w:rsidR="00AA06CA" w:rsidRDefault="00AA06CA" w:rsidP="00AA06CA">
      <w:pPr>
        <w:pStyle w:val="CommentText"/>
      </w:pPr>
      <w:r>
        <w:t>US: Ralph Ellison recalls the Golden Age of Jazz this way: “It was itself a texture of fragments, repetitive, nervous, not fully formed; its melodic lines underground, secret and taunting; its riffs jeering—‘Salt peanuts! Salt peanuts!’”</w:t>
      </w:r>
    </w:p>
  </w:comment>
  <w:comment w:id="2524" w:author="Author" w:initials="A">
    <w:p w14:paraId="7BAF9499" w14:textId="4840323F" w:rsidR="00AA06CA" w:rsidRDefault="00AA06CA">
      <w:pPr>
        <w:pStyle w:val="CommentText"/>
      </w:pPr>
      <w:r>
        <w:rPr>
          <w:rStyle w:val="CommentReference"/>
        </w:rPr>
        <w:annotationRef/>
      </w:r>
      <w:r>
        <w:t>Please check if you mean “for answering the questions”?</w:t>
      </w:r>
    </w:p>
  </w:comment>
  <w:comment w:id="2687" w:author="Author" w:initials="A">
    <w:p w14:paraId="52A02F24" w14:textId="637D4095" w:rsidR="004F4420" w:rsidRDefault="004F4420">
      <w:pPr>
        <w:pStyle w:val="CommentText"/>
      </w:pPr>
      <w:r>
        <w:rPr>
          <w:rStyle w:val="CommentReference"/>
        </w:rPr>
        <w:annotationRef/>
      </w:r>
      <w:r>
        <w:t>Please list the performance metrices here.</w:t>
      </w:r>
    </w:p>
  </w:comment>
  <w:comment w:id="2715" w:author="Author" w:initials="A">
    <w:p w14:paraId="34C36715" w14:textId="77777777" w:rsidR="00421BD8" w:rsidRPr="00925A08" w:rsidRDefault="00421BD8" w:rsidP="00421BD8">
      <w:pPr>
        <w:rPr>
          <w:rFonts w:ascii="Times New Roman" w:hAnsi="Times New Roman"/>
        </w:rPr>
      </w:pPr>
      <w:r w:rsidRPr="00925A08">
        <w:rPr>
          <w:rFonts w:ascii="Times New Roman" w:hAnsi="Times New Roman"/>
          <w:b/>
        </w:rPr>
        <w:t xml:space="preserve">Tip: </w:t>
      </w:r>
      <w:r w:rsidRPr="00925A08">
        <w:rPr>
          <w:rFonts w:ascii="Times New Roman" w:hAnsi="Times New Roman"/>
        </w:rPr>
        <w:t>A comparative sentence is unclear if the structure is unbalanced. Use a balanced structure when writing such a sentence. One way to do this is by adding the missing preposition, sometimes preceded by a pronoun (that/those).</w:t>
      </w:r>
      <w:r w:rsidRPr="00925A08">
        <w:rPr>
          <w:rFonts w:ascii="Times New Roman" w:hAnsi="Times New Roman"/>
        </w:rPr>
        <w:br/>
      </w:r>
      <w:r w:rsidRPr="00925A08">
        <w:rPr>
          <w:rFonts w:ascii="Times New Roman" w:hAnsi="Times New Roman"/>
        </w:rPr>
        <w:br/>
        <w:t>For example,</w:t>
      </w:r>
      <w:r w:rsidRPr="00925A08">
        <w:rPr>
          <w:rFonts w:ascii="Times New Roman" w:hAnsi="Times New Roman"/>
        </w:rPr>
        <w:br/>
        <w:t>Original: The variation intensity for sample A is higher than sample B.</w:t>
      </w:r>
      <w:r w:rsidRPr="00925A08">
        <w:rPr>
          <w:rFonts w:ascii="Times New Roman" w:hAnsi="Times New Roman"/>
        </w:rPr>
        <w:br/>
        <w:t xml:space="preserve">Revised: The variation intensity for sample A is higher than </w:t>
      </w:r>
      <w:r w:rsidRPr="00925A08">
        <w:rPr>
          <w:rFonts w:ascii="Times New Roman" w:hAnsi="Times New Roman"/>
          <w:i/>
        </w:rPr>
        <w:t>that for</w:t>
      </w:r>
      <w:r w:rsidRPr="00925A08">
        <w:rPr>
          <w:rFonts w:ascii="Times New Roman" w:hAnsi="Times New Roman"/>
        </w:rPr>
        <w:t xml:space="preserve"> sample B.</w:t>
      </w:r>
    </w:p>
  </w:comment>
  <w:comment w:id="3038" w:author="Author" w:initials="A">
    <w:p w14:paraId="41C28A66" w14:textId="4A605CE1" w:rsidR="003E096B" w:rsidRDefault="003E096B">
      <w:pPr>
        <w:pStyle w:val="CommentText"/>
      </w:pPr>
      <w:r>
        <w:rPr>
          <w:rStyle w:val="CommentReference"/>
        </w:rPr>
        <w:annotationRef/>
      </w:r>
      <w:r>
        <w:t>Please note, you should use SI units in acaademic writing.</w:t>
      </w:r>
    </w:p>
  </w:comment>
  <w:comment w:id="3089" w:author="Author" w:initials="A">
    <w:p w14:paraId="6E04990C" w14:textId="0A1DFBE5" w:rsidR="003E096B" w:rsidRDefault="003E096B">
      <w:pPr>
        <w:pStyle w:val="CommentText"/>
      </w:pPr>
      <w:r>
        <w:rPr>
          <w:rStyle w:val="CommentReference"/>
        </w:rPr>
        <w:annotationRef/>
      </w:r>
      <w:r w:rsidRPr="003E096B">
        <w:t>In academic writing, different tenses are used for different sections of the paper. For example, experiments are typically described in the past tense because the experiments were carried out in the past. However, generally accepted facts are written in the present tense; for example, 'Anemia is a condition in which there is insufficient hemoglobin in the blood.' Since figures and tables in a document are immediately visible to the reader, they should be referred to in the present tense. Any inferences drawn or observations made from the tables and figures should also be written in the present tense.</w:t>
      </w:r>
    </w:p>
  </w:comment>
  <w:comment w:id="3184" w:author="Author" w:initials="A">
    <w:p w14:paraId="48BBA75A" w14:textId="159E95B6" w:rsidR="00EC7745" w:rsidRDefault="00EC7745">
      <w:pPr>
        <w:pStyle w:val="CommentText"/>
      </w:pPr>
      <w:r>
        <w:rPr>
          <w:rStyle w:val="CommentReference"/>
        </w:rPr>
        <w:annotationRef/>
      </w:r>
      <w:r w:rsidRPr="00EC7745">
        <w:t>“Simultaneously” is a concise way of saying “at the same time”.</w:t>
      </w:r>
    </w:p>
  </w:comment>
  <w:comment w:id="3189" w:author="Author" w:initials="A">
    <w:p w14:paraId="3128E023" w14:textId="100AC19E" w:rsidR="004D0C18" w:rsidRPr="00925A08" w:rsidRDefault="004D0C18">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Authors should discuss the results and how they can be interpreted from the perspective of previous studies and of the working hypotheses. The findings and their implications should be discussed in the broadest context possible. Future research directions may also be highlighted.</w:t>
      </w:r>
    </w:p>
  </w:comment>
  <w:comment w:id="3190" w:author="Author" w:initials="A">
    <w:p w14:paraId="195034D1" w14:textId="7DCFA6A9" w:rsidR="00EC7745" w:rsidRDefault="00EC7745">
      <w:pPr>
        <w:pStyle w:val="CommentText"/>
      </w:pPr>
      <w:r>
        <w:rPr>
          <w:rStyle w:val="CommentReference"/>
        </w:rPr>
        <w:annotationRef/>
      </w:r>
      <w:r>
        <w:t>In this section, a</w:t>
      </w:r>
      <w:r w:rsidRPr="00EC7745">
        <w:t>uthors should discuss the results and how they can be interpreted from the perspective of previous studies and of the working hypotheses. The findings and their implications should be discussed in the broadest context possible. Future research directions may also be highlighted.</w:t>
      </w:r>
    </w:p>
  </w:comment>
  <w:comment w:id="3193" w:author="Author" w:initials="A">
    <w:p w14:paraId="6931BBA0" w14:textId="372A597C" w:rsidR="004D0C18" w:rsidRPr="00925A08" w:rsidRDefault="004D0C18">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This section is not mandatory but can be added to the manuscript if the discussion is unusually long or complex.</w:t>
      </w:r>
    </w:p>
  </w:comment>
  <w:comment w:id="3299" w:author="Author" w:initials="A">
    <w:p w14:paraId="5CF4ACAD" w14:textId="3A507714" w:rsidR="00E74F6A" w:rsidRPr="00925A08" w:rsidRDefault="00E74F6A">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Please note, these secctions are a part of the journal template. Some are mandatory, whereas others are optional. Please read the instructions under each section and add the relevant information or delete the section.</w:t>
      </w:r>
    </w:p>
  </w:comment>
  <w:comment w:id="3302" w:author="Author" w:initials="A">
    <w:p w14:paraId="70373204" w14:textId="77777777" w:rsidR="00E74F6A" w:rsidRPr="00925A08" w:rsidRDefault="00E74F6A" w:rsidP="00E74F6A">
      <w:pPr>
        <w:pStyle w:val="CommentText"/>
        <w:rPr>
          <w:rFonts w:ascii="Times New Roman" w:hAnsi="Times New Roman"/>
        </w:rPr>
      </w:pPr>
      <w:r w:rsidRPr="00925A08">
        <w:rPr>
          <w:rStyle w:val="CommentReference"/>
          <w:rFonts w:ascii="Times New Roman" w:hAnsi="Times New Roman"/>
        </w:rPr>
        <w:annotationRef/>
      </w:r>
      <w:r w:rsidRPr="00925A08">
        <w:rPr>
          <w:rFonts w:ascii="Times New Roman" w:hAnsi="Times New Roman"/>
        </w:rPr>
        <w:t>Please enter your reference list here. These are samples provided by the target journal.</w:t>
      </w:r>
    </w:p>
    <w:p w14:paraId="0E483961" w14:textId="77777777" w:rsidR="00E74F6A" w:rsidRPr="00925A08" w:rsidRDefault="00E74F6A" w:rsidP="00E74F6A">
      <w:pPr>
        <w:pStyle w:val="CommentText"/>
        <w:rPr>
          <w:rFonts w:ascii="Times New Roman" w:hAnsi="Times New Roman"/>
        </w:rPr>
      </w:pPr>
    </w:p>
    <w:p w14:paraId="73DF29D3" w14:textId="509564C8" w:rsidR="00E74F6A" w:rsidRPr="00925A08" w:rsidRDefault="00E74F6A" w:rsidP="00E74F6A">
      <w:pPr>
        <w:pStyle w:val="CommentText"/>
        <w:rPr>
          <w:rFonts w:ascii="Times New Roman" w:hAnsi="Times New Roman"/>
        </w:rPr>
      </w:pPr>
      <w:r w:rsidRPr="00925A08">
        <w:rPr>
          <w:rFonts w:ascii="Times New Roman" w:hAnsi="Times New Roman"/>
        </w:rPr>
        <w:t>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duplicated references. Include the digital object identifier (DOI) for all references where available.</w:t>
      </w:r>
    </w:p>
    <w:p w14:paraId="53548A73" w14:textId="77777777" w:rsidR="00E74F6A" w:rsidRPr="00925A08" w:rsidRDefault="00E74F6A" w:rsidP="00E74F6A">
      <w:pPr>
        <w:pStyle w:val="CommentText"/>
        <w:rPr>
          <w:rFonts w:ascii="Times New Roman" w:hAnsi="Times New Roman"/>
        </w:rPr>
      </w:pPr>
    </w:p>
    <w:p w14:paraId="6D502EEC" w14:textId="77777777" w:rsidR="00E74F6A" w:rsidRPr="00925A08" w:rsidRDefault="00E74F6A" w:rsidP="00E74F6A">
      <w:pPr>
        <w:pStyle w:val="CommentText"/>
        <w:rPr>
          <w:rFonts w:ascii="Times New Roman" w:hAnsi="Times New Roman"/>
        </w:rPr>
      </w:pPr>
      <w:r w:rsidRPr="00925A08">
        <w:rPr>
          <w:rFonts w:ascii="Times New Roman" w:hAnsi="Times New Roman"/>
        </w:rPr>
        <w:t>Citations and references in the Supplementary Materials are permitted provided that they also appear in the reference list here.</w:t>
      </w:r>
    </w:p>
    <w:p w14:paraId="41C32C36" w14:textId="38250913" w:rsidR="00E74F6A" w:rsidRPr="00925A08" w:rsidRDefault="00E74F6A">
      <w:pPr>
        <w:pStyle w:val="CommentText"/>
        <w:rPr>
          <w:rFonts w:ascii="Times New Roman" w:hAnsi="Times New Roman"/>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97BA106" w15:done="0"/>
  <w15:commentEx w15:paraId="0BA95233" w15:done="0"/>
  <w15:commentEx w15:paraId="70B6A634" w15:done="0"/>
  <w15:commentEx w15:paraId="1834FC16" w15:done="0"/>
  <w15:commentEx w15:paraId="78B444D8" w15:done="0"/>
  <w15:commentEx w15:paraId="6E434917" w15:done="0"/>
  <w15:commentEx w15:paraId="4A927B8B" w15:done="0"/>
  <w15:commentEx w15:paraId="794211A4" w15:done="0"/>
  <w15:commentEx w15:paraId="1ABF31BD" w15:done="0"/>
  <w15:commentEx w15:paraId="5E366AB1" w15:done="0"/>
  <w15:commentEx w15:paraId="738E3AA8" w15:done="0"/>
  <w15:commentEx w15:paraId="461660B9" w15:done="0"/>
  <w15:commentEx w15:paraId="52F288C4" w15:done="0"/>
  <w15:commentEx w15:paraId="79A07534" w15:done="0"/>
  <w15:commentEx w15:paraId="4D839BB5" w15:done="0"/>
  <w15:commentEx w15:paraId="1A00650D" w15:done="0"/>
  <w15:commentEx w15:paraId="1A4ACA3F" w15:done="0"/>
  <w15:commentEx w15:paraId="55F6D34C" w15:done="0"/>
  <w15:commentEx w15:paraId="52D1EC6B" w15:done="0"/>
  <w15:commentEx w15:paraId="59537886" w15:done="0"/>
  <w15:commentEx w15:paraId="0A124E88" w15:done="0"/>
  <w15:commentEx w15:paraId="0C4225B9" w15:done="0"/>
  <w15:commentEx w15:paraId="6984B8D6" w15:done="0"/>
  <w15:commentEx w15:paraId="640C31D1" w15:done="0"/>
  <w15:commentEx w15:paraId="51127944" w15:done="0"/>
  <w15:commentEx w15:paraId="53CF8012" w15:done="0"/>
  <w15:commentEx w15:paraId="5341A37E" w15:done="0"/>
  <w15:commentEx w15:paraId="7914DF33" w15:done="0"/>
  <w15:commentEx w15:paraId="37F4B742" w15:done="0"/>
  <w15:commentEx w15:paraId="44DBDB61" w15:done="0"/>
  <w15:commentEx w15:paraId="5EEC547F" w15:done="0"/>
  <w15:commentEx w15:paraId="5BA31733" w15:done="0"/>
  <w15:commentEx w15:paraId="46985CE9" w15:done="0"/>
  <w15:commentEx w15:paraId="24530C80" w15:done="0"/>
  <w15:commentEx w15:paraId="0B571C4A" w15:done="0"/>
  <w15:commentEx w15:paraId="04BB9DE9" w15:done="0"/>
  <w15:commentEx w15:paraId="2D1EFBDF" w15:done="0"/>
  <w15:commentEx w15:paraId="4066C82D" w15:done="0"/>
  <w15:commentEx w15:paraId="25BF3865" w15:done="0"/>
  <w15:commentEx w15:paraId="5562F933" w15:done="0"/>
  <w15:commentEx w15:paraId="75E42AF1" w15:done="0"/>
  <w15:commentEx w15:paraId="406B04A0" w15:done="0"/>
  <w15:commentEx w15:paraId="42C5F569" w15:done="0"/>
  <w15:commentEx w15:paraId="2B6E8662" w15:done="0"/>
  <w15:commentEx w15:paraId="0CF81C26" w15:done="0"/>
  <w15:commentEx w15:paraId="3710C03A" w15:done="0"/>
  <w15:commentEx w15:paraId="1C6D069C" w15:done="0"/>
  <w15:commentEx w15:paraId="381C6298" w15:done="0"/>
  <w15:commentEx w15:paraId="3208598C" w15:done="0"/>
  <w15:commentEx w15:paraId="68CC897E" w15:done="0"/>
  <w15:commentEx w15:paraId="564AC47D" w15:done="0"/>
  <w15:commentEx w15:paraId="1956AACB" w15:done="0"/>
  <w15:commentEx w15:paraId="70EF171E" w15:done="0"/>
  <w15:commentEx w15:paraId="3124A86F" w15:done="0"/>
  <w15:commentEx w15:paraId="54520350" w15:done="0"/>
  <w15:commentEx w15:paraId="2B8F1932" w15:done="0"/>
  <w15:commentEx w15:paraId="511F65A3" w15:done="0"/>
  <w15:commentEx w15:paraId="61406F7E" w15:done="0"/>
  <w15:commentEx w15:paraId="328644BF" w15:done="0"/>
  <w15:commentEx w15:paraId="43C6087F" w15:done="0"/>
  <w15:commentEx w15:paraId="0CC79138" w15:done="0"/>
  <w15:commentEx w15:paraId="1F397DA2" w15:done="0"/>
  <w15:commentEx w15:paraId="26E437A4" w15:done="0"/>
  <w15:commentEx w15:paraId="2D839DE3" w15:done="0"/>
  <w15:commentEx w15:paraId="6CA55F54" w15:done="0"/>
  <w15:commentEx w15:paraId="7B49B876" w15:done="0"/>
  <w15:commentEx w15:paraId="08CA4C50" w15:done="0"/>
  <w15:commentEx w15:paraId="01F2DDF7" w15:done="0"/>
  <w15:commentEx w15:paraId="271736E9" w15:done="0"/>
  <w15:commentEx w15:paraId="7FD0B674" w15:done="0"/>
  <w15:commentEx w15:paraId="00E35AF5" w15:done="0"/>
  <w15:commentEx w15:paraId="787BB3C8" w15:done="0"/>
  <w15:commentEx w15:paraId="3CAD0627" w15:done="0"/>
  <w15:commentEx w15:paraId="352947F1" w15:done="0"/>
  <w15:commentEx w15:paraId="5E9FCF79" w15:done="0"/>
  <w15:commentEx w15:paraId="7BAF9499" w15:done="0"/>
  <w15:commentEx w15:paraId="52A02F24" w15:done="0"/>
  <w15:commentEx w15:paraId="34C36715" w15:done="0"/>
  <w15:commentEx w15:paraId="41C28A66" w15:done="0"/>
  <w15:commentEx w15:paraId="6E04990C" w15:done="0"/>
  <w15:commentEx w15:paraId="48BBA75A" w15:done="0"/>
  <w15:commentEx w15:paraId="3128E023" w15:done="0"/>
  <w15:commentEx w15:paraId="195034D1" w15:done="0"/>
  <w15:commentEx w15:paraId="6931BBA0" w15:done="0"/>
  <w15:commentEx w15:paraId="5CF4ACAD" w15:done="0"/>
  <w15:commentEx w15:paraId="41C32C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97BA106" w16cid:durableId="6F4067C1"/>
  <w16cid:commentId w16cid:paraId="0BA95233" w16cid:durableId="653C0644"/>
  <w16cid:commentId w16cid:paraId="70B6A634" w16cid:durableId="5D862EB3"/>
  <w16cid:commentId w16cid:paraId="1834FC16" w16cid:durableId="44F85091"/>
  <w16cid:commentId w16cid:paraId="78B444D8" w16cid:durableId="6C7AD692"/>
  <w16cid:commentId w16cid:paraId="6E434917" w16cid:durableId="324A137E"/>
  <w16cid:commentId w16cid:paraId="4A927B8B" w16cid:durableId="5029105B"/>
  <w16cid:commentId w16cid:paraId="794211A4" w16cid:durableId="59732A58"/>
  <w16cid:commentId w16cid:paraId="1ABF31BD" w16cid:durableId="0260E2DD"/>
  <w16cid:commentId w16cid:paraId="5E366AB1" w16cid:durableId="07DC504F"/>
  <w16cid:commentId w16cid:paraId="738E3AA8" w16cid:durableId="0AE4E672"/>
  <w16cid:commentId w16cid:paraId="461660B9" w16cid:durableId="544FC080"/>
  <w16cid:commentId w16cid:paraId="52F288C4" w16cid:durableId="696B7778"/>
  <w16cid:commentId w16cid:paraId="79A07534" w16cid:durableId="27DE2E84"/>
  <w16cid:commentId w16cid:paraId="4D839BB5" w16cid:durableId="362B2128"/>
  <w16cid:commentId w16cid:paraId="1A00650D" w16cid:durableId="54FCC60B"/>
  <w16cid:commentId w16cid:paraId="1A4ACA3F" w16cid:durableId="694DB46F"/>
  <w16cid:commentId w16cid:paraId="55F6D34C" w16cid:durableId="50BC5BDB"/>
  <w16cid:commentId w16cid:paraId="52D1EC6B" w16cid:durableId="76468A60"/>
  <w16cid:commentId w16cid:paraId="59537886" w16cid:durableId="0341C3CD"/>
  <w16cid:commentId w16cid:paraId="0A124E88" w16cid:durableId="2D2DD991"/>
  <w16cid:commentId w16cid:paraId="0C4225B9" w16cid:durableId="5132560F"/>
  <w16cid:commentId w16cid:paraId="6984B8D6" w16cid:durableId="780F92FF"/>
  <w16cid:commentId w16cid:paraId="640C31D1" w16cid:durableId="52B47B85"/>
  <w16cid:commentId w16cid:paraId="51127944" w16cid:durableId="0338EF92"/>
  <w16cid:commentId w16cid:paraId="53CF8012" w16cid:durableId="7CCC2B5A"/>
  <w16cid:commentId w16cid:paraId="5341A37E" w16cid:durableId="1A9363DB"/>
  <w16cid:commentId w16cid:paraId="7914DF33" w16cid:durableId="48EE4A8C"/>
  <w16cid:commentId w16cid:paraId="37F4B742" w16cid:durableId="51B5F752"/>
  <w16cid:commentId w16cid:paraId="44DBDB61" w16cid:durableId="61E6BB60"/>
  <w16cid:commentId w16cid:paraId="5EEC547F" w16cid:durableId="2EC5D6D8"/>
  <w16cid:commentId w16cid:paraId="5BA31733" w16cid:durableId="32674791"/>
  <w16cid:commentId w16cid:paraId="46985CE9" w16cid:durableId="26B6E760"/>
  <w16cid:commentId w16cid:paraId="24530C80" w16cid:durableId="7EF3102D"/>
  <w16cid:commentId w16cid:paraId="0B571C4A" w16cid:durableId="36DCECA9"/>
  <w16cid:commentId w16cid:paraId="04BB9DE9" w16cid:durableId="67852C6C"/>
  <w16cid:commentId w16cid:paraId="2D1EFBDF" w16cid:durableId="4E1DCBAF"/>
  <w16cid:commentId w16cid:paraId="4066C82D" w16cid:durableId="4285E718"/>
  <w16cid:commentId w16cid:paraId="25BF3865" w16cid:durableId="7C20EC60"/>
  <w16cid:commentId w16cid:paraId="5562F933" w16cid:durableId="596AC3FF"/>
  <w16cid:commentId w16cid:paraId="75E42AF1" w16cid:durableId="783984F4"/>
  <w16cid:commentId w16cid:paraId="406B04A0" w16cid:durableId="4523E9D8"/>
  <w16cid:commentId w16cid:paraId="42C5F569" w16cid:durableId="4311A4C5"/>
  <w16cid:commentId w16cid:paraId="2B6E8662" w16cid:durableId="40FAA7AC"/>
  <w16cid:commentId w16cid:paraId="0CF81C26" w16cid:durableId="1F025AFE"/>
  <w16cid:commentId w16cid:paraId="3710C03A" w16cid:durableId="640E3360"/>
  <w16cid:commentId w16cid:paraId="1C6D069C" w16cid:durableId="655A4A8F"/>
  <w16cid:commentId w16cid:paraId="381C6298" w16cid:durableId="05AD5CAA"/>
  <w16cid:commentId w16cid:paraId="3208598C" w16cid:durableId="0AC0025E"/>
  <w16cid:commentId w16cid:paraId="68CC897E" w16cid:durableId="2CDDB5D9"/>
  <w16cid:commentId w16cid:paraId="564AC47D" w16cid:durableId="39A101B8"/>
  <w16cid:commentId w16cid:paraId="1956AACB" w16cid:durableId="6398243C"/>
  <w16cid:commentId w16cid:paraId="70EF171E" w16cid:durableId="555E630C"/>
  <w16cid:commentId w16cid:paraId="3124A86F" w16cid:durableId="77BD8E7E"/>
  <w16cid:commentId w16cid:paraId="54520350" w16cid:durableId="1A44CDF2"/>
  <w16cid:commentId w16cid:paraId="2B8F1932" w16cid:durableId="0C5EC6C8"/>
  <w16cid:commentId w16cid:paraId="511F65A3" w16cid:durableId="0FA4E299"/>
  <w16cid:commentId w16cid:paraId="61406F7E" w16cid:durableId="51856487"/>
  <w16cid:commentId w16cid:paraId="328644BF" w16cid:durableId="5FCBAB13"/>
  <w16cid:commentId w16cid:paraId="43C6087F" w16cid:durableId="55B07045"/>
  <w16cid:commentId w16cid:paraId="0CC79138" w16cid:durableId="50C6DF99"/>
  <w16cid:commentId w16cid:paraId="1F397DA2" w16cid:durableId="3B3BE5A1"/>
  <w16cid:commentId w16cid:paraId="26E437A4" w16cid:durableId="65C9BA12"/>
  <w16cid:commentId w16cid:paraId="2D839DE3" w16cid:durableId="57CB2D8E"/>
  <w16cid:commentId w16cid:paraId="6CA55F54" w16cid:durableId="70AC5326"/>
  <w16cid:commentId w16cid:paraId="7B49B876" w16cid:durableId="445DE790"/>
  <w16cid:commentId w16cid:paraId="08CA4C50" w16cid:durableId="225DD890"/>
  <w16cid:commentId w16cid:paraId="01F2DDF7" w16cid:durableId="00E2D13F"/>
  <w16cid:commentId w16cid:paraId="271736E9" w16cid:durableId="04F946AC"/>
  <w16cid:commentId w16cid:paraId="7FD0B674" w16cid:durableId="76E2581B"/>
  <w16cid:commentId w16cid:paraId="00E35AF5" w16cid:durableId="35BC1754"/>
  <w16cid:commentId w16cid:paraId="787BB3C8" w16cid:durableId="59A04C65"/>
  <w16cid:commentId w16cid:paraId="3CAD0627" w16cid:durableId="1AD8DE37"/>
  <w16cid:commentId w16cid:paraId="352947F1" w16cid:durableId="354F26B1"/>
  <w16cid:commentId w16cid:paraId="5E9FCF79" w16cid:durableId="640A1D7E"/>
  <w16cid:commentId w16cid:paraId="7BAF9499" w16cid:durableId="1C642E10"/>
  <w16cid:commentId w16cid:paraId="52A02F24" w16cid:durableId="6A8C9E8E"/>
  <w16cid:commentId w16cid:paraId="34C36715" w16cid:durableId="6EAAC643"/>
  <w16cid:commentId w16cid:paraId="41C28A66" w16cid:durableId="0DE8013C"/>
  <w16cid:commentId w16cid:paraId="6E04990C" w16cid:durableId="02DB8F31"/>
  <w16cid:commentId w16cid:paraId="48BBA75A" w16cid:durableId="2E8B9874"/>
  <w16cid:commentId w16cid:paraId="3128E023" w16cid:durableId="4AEDEF93"/>
  <w16cid:commentId w16cid:paraId="195034D1" w16cid:durableId="2BE30E4E"/>
  <w16cid:commentId w16cid:paraId="6931BBA0" w16cid:durableId="5717993E"/>
  <w16cid:commentId w16cid:paraId="5CF4ACAD" w16cid:durableId="568E5ABD"/>
  <w16cid:commentId w16cid:paraId="41C32C36" w16cid:durableId="4C3ED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BA1F50" w14:textId="77777777" w:rsidR="00884B30" w:rsidRDefault="00884B30">
      <w:pPr>
        <w:spacing w:line="240" w:lineRule="auto"/>
      </w:pPr>
      <w:r>
        <w:separator/>
      </w:r>
    </w:p>
  </w:endnote>
  <w:endnote w:type="continuationSeparator" w:id="0">
    <w:p w14:paraId="467F054C" w14:textId="77777777" w:rsidR="00884B30" w:rsidRDefault="00884B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ÇÔÃÊ·Òµ¸¿ò">
    <w:altName w:val="Calibri"/>
    <w:charset w:val="00"/>
    <w:family w:val="auto"/>
    <w:pitch w:val="default"/>
    <w:sig w:usb0="00000003" w:usb1="00000000" w:usb2="00000000" w:usb3="00000000" w:csb0="00000001" w:csb1="00000000"/>
  </w:font>
  <w:font w:name="함초롬돋움">
    <w:altName w:val="Malgun Gothic"/>
    <w:charset w:val="81"/>
    <w:family w:val="auto"/>
    <w:pitch w:val="variable"/>
    <w:sig w:usb0="00002A87" w:usb1="09060000" w:usb2="00000010" w:usb3="00000000" w:csb0="0008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2BA35" w14:textId="77777777" w:rsidR="002D55BA" w:rsidRDefault="002D55BA"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508E7E36" w14:textId="77777777" w:rsidR="0067215B" w:rsidRPr="00372FCD" w:rsidRDefault="0067215B"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00E301E2">
      <w:rPr>
        <w:b/>
        <w:bCs/>
        <w:iCs/>
        <w:sz w:val="16"/>
        <w:szCs w:val="16"/>
      </w:rPr>
      <w:t>2024</w:t>
    </w:r>
    <w:r w:rsidR="0041236F" w:rsidRPr="0041236F">
      <w:rPr>
        <w:bCs/>
        <w:iCs/>
        <w:sz w:val="16"/>
        <w:szCs w:val="16"/>
      </w:rPr>
      <w:t>,</w:t>
    </w:r>
    <w:r w:rsidR="00E301E2">
      <w:rPr>
        <w:bCs/>
        <w:i/>
        <w:iCs/>
        <w:sz w:val="16"/>
        <w:szCs w:val="16"/>
      </w:rPr>
      <w:t xml:space="preserve"> 14</w:t>
    </w:r>
    <w:r w:rsidR="0041236F" w:rsidRPr="0041236F">
      <w:rPr>
        <w:bCs/>
        <w:iCs/>
        <w:sz w:val="16"/>
        <w:szCs w:val="16"/>
      </w:rPr>
      <w:t xml:space="preserve">, </w:t>
    </w:r>
    <w:r w:rsidR="00690722">
      <w:rPr>
        <w:bCs/>
        <w:iCs/>
        <w:sz w:val="16"/>
        <w:szCs w:val="16"/>
      </w:rPr>
      <w:t>x</w:t>
    </w:r>
    <w:r w:rsidR="002D55BA">
      <w:rPr>
        <w:bCs/>
        <w:iCs/>
        <w:sz w:val="16"/>
        <w:szCs w:val="16"/>
      </w:rPr>
      <w:t>. https://doi.org/10.3390/xxxxx</w:t>
    </w:r>
    <w:r w:rsidR="00532CFE" w:rsidRPr="004B6803">
      <w:rPr>
        <w:sz w:val="16"/>
        <w:szCs w:val="16"/>
        <w:lang w:val="fr-CH"/>
      </w:rPr>
      <w:tab/>
    </w:r>
    <w:r w:rsidRPr="004B6803">
      <w:rPr>
        <w:sz w:val="16"/>
        <w:szCs w:val="16"/>
        <w:lang w:val="fr-CH"/>
      </w:rPr>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B7A97" w14:textId="77777777" w:rsidR="00884B30" w:rsidRDefault="00884B30">
      <w:pPr>
        <w:spacing w:line="240" w:lineRule="auto"/>
      </w:pPr>
      <w:r>
        <w:separator/>
      </w:r>
    </w:p>
  </w:footnote>
  <w:footnote w:type="continuationSeparator" w:id="0">
    <w:p w14:paraId="2DB4E1D7" w14:textId="77777777" w:rsidR="00884B30" w:rsidRDefault="00884B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C4D5B" w14:textId="77777777" w:rsidR="0067215B" w:rsidRDefault="0067215B" w:rsidP="0067215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D945F" w14:textId="77777777" w:rsidR="002D55BA" w:rsidRDefault="0067215B" w:rsidP="00532CFE">
    <w:pPr>
      <w:tabs>
        <w:tab w:val="right" w:pos="10466"/>
      </w:tabs>
      <w:adjustRightInd w:val="0"/>
      <w:snapToGrid w:val="0"/>
      <w:spacing w:line="240" w:lineRule="auto"/>
      <w:rPr>
        <w:sz w:val="16"/>
      </w:rPr>
    </w:pPr>
    <w:r>
      <w:rPr>
        <w:i/>
        <w:sz w:val="16"/>
      </w:rPr>
      <w:t xml:space="preserve">Appl. Sci. </w:t>
    </w:r>
    <w:r w:rsidR="00E301E2">
      <w:rPr>
        <w:b/>
        <w:sz w:val="16"/>
      </w:rPr>
      <w:t>2024</w:t>
    </w:r>
    <w:r w:rsidR="0041236F" w:rsidRPr="0041236F">
      <w:rPr>
        <w:sz w:val="16"/>
      </w:rPr>
      <w:t>,</w:t>
    </w:r>
    <w:r w:rsidR="00E301E2">
      <w:rPr>
        <w:i/>
        <w:sz w:val="16"/>
      </w:rPr>
      <w:t xml:space="preserve"> 14</w:t>
    </w:r>
    <w:r w:rsidR="00690722">
      <w:rPr>
        <w:sz w:val="16"/>
      </w:rPr>
      <w:t>, x FOR PEER REVIEW</w:t>
    </w:r>
    <w:r w:rsidR="00532CFE">
      <w:rPr>
        <w:sz w:val="16"/>
      </w:rPr>
      <w:tab/>
    </w:r>
    <w:r w:rsidR="00690722">
      <w:rPr>
        <w:sz w:val="16"/>
      </w:rPr>
      <w:fldChar w:fldCharType="begin"/>
    </w:r>
    <w:r w:rsidR="00690722">
      <w:rPr>
        <w:sz w:val="16"/>
      </w:rPr>
      <w:instrText xml:space="preserve"> PAGE   \* MERGEFORMAT </w:instrText>
    </w:r>
    <w:r w:rsidR="00690722">
      <w:rPr>
        <w:sz w:val="16"/>
      </w:rPr>
      <w:fldChar w:fldCharType="separate"/>
    </w:r>
    <w:r w:rsidR="00F475A6">
      <w:rPr>
        <w:sz w:val="16"/>
      </w:rPr>
      <w:t>5</w:t>
    </w:r>
    <w:r w:rsidR="00690722">
      <w:rPr>
        <w:sz w:val="16"/>
      </w:rPr>
      <w:fldChar w:fldCharType="end"/>
    </w:r>
    <w:r w:rsidR="00690722">
      <w:rPr>
        <w:sz w:val="16"/>
      </w:rPr>
      <w:t xml:space="preserve"> of </w:t>
    </w:r>
    <w:r w:rsidR="00690722">
      <w:rPr>
        <w:sz w:val="16"/>
      </w:rPr>
      <w:fldChar w:fldCharType="begin"/>
    </w:r>
    <w:r w:rsidR="00690722">
      <w:rPr>
        <w:sz w:val="16"/>
      </w:rPr>
      <w:instrText xml:space="preserve"> NUMPAGES   \* MERGEFORMAT </w:instrText>
    </w:r>
    <w:r w:rsidR="00690722">
      <w:rPr>
        <w:sz w:val="16"/>
      </w:rPr>
      <w:fldChar w:fldCharType="separate"/>
    </w:r>
    <w:r w:rsidR="00F475A6">
      <w:rPr>
        <w:sz w:val="16"/>
      </w:rPr>
      <w:t>5</w:t>
    </w:r>
    <w:r w:rsidR="00690722">
      <w:rPr>
        <w:sz w:val="16"/>
      </w:rPr>
      <w:fldChar w:fldCharType="end"/>
    </w:r>
  </w:p>
  <w:p w14:paraId="2A81D3FC" w14:textId="77777777" w:rsidR="0067215B" w:rsidRPr="008C3B47"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532CFE" w14:paraId="4D24FB47" w14:textId="77777777" w:rsidTr="009A5321">
      <w:trPr>
        <w:trHeight w:val="686"/>
      </w:trPr>
      <w:tc>
        <w:tcPr>
          <w:tcW w:w="3679" w:type="dxa"/>
          <w:shd w:val="clear" w:color="auto" w:fill="auto"/>
          <w:vAlign w:val="center"/>
        </w:tcPr>
        <w:p w14:paraId="21C246D5" w14:textId="77777777" w:rsidR="002D55BA" w:rsidRPr="008C41A6" w:rsidRDefault="00A44F77" w:rsidP="00532CFE">
          <w:pPr>
            <w:pStyle w:val="Header"/>
            <w:pBdr>
              <w:bottom w:val="none" w:sz="0" w:space="0" w:color="auto"/>
            </w:pBdr>
            <w:jc w:val="left"/>
            <w:rPr>
              <w:rFonts w:eastAsia="DengXian"/>
              <w:b/>
              <w:bCs/>
            </w:rPr>
          </w:pPr>
          <w:r w:rsidRPr="008C41A6">
            <w:rPr>
              <w:rFonts w:eastAsia="DengXian"/>
              <w:b/>
              <w:bCs/>
            </w:rPr>
            <w:drawing>
              <wp:inline distT="0" distB="0" distL="0" distR="0" wp14:anchorId="1C80B096" wp14:editId="10032099">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35242E20" w14:textId="77777777" w:rsidR="002D55BA" w:rsidRPr="008C41A6" w:rsidRDefault="002D55BA" w:rsidP="00532CFE">
          <w:pPr>
            <w:pStyle w:val="Header"/>
            <w:pBdr>
              <w:bottom w:val="none" w:sz="0" w:space="0" w:color="auto"/>
            </w:pBdr>
            <w:rPr>
              <w:rFonts w:eastAsia="DengXian"/>
              <w:b/>
              <w:bCs/>
            </w:rPr>
          </w:pPr>
        </w:p>
      </w:tc>
      <w:tc>
        <w:tcPr>
          <w:tcW w:w="2273" w:type="dxa"/>
          <w:shd w:val="clear" w:color="auto" w:fill="auto"/>
          <w:vAlign w:val="center"/>
        </w:tcPr>
        <w:p w14:paraId="480A45CF" w14:textId="77777777" w:rsidR="002D55BA" w:rsidRPr="008C41A6" w:rsidRDefault="009A5321" w:rsidP="009A5321">
          <w:pPr>
            <w:pStyle w:val="Header"/>
            <w:pBdr>
              <w:bottom w:val="none" w:sz="0" w:space="0" w:color="auto"/>
            </w:pBdr>
            <w:jc w:val="right"/>
            <w:rPr>
              <w:rFonts w:eastAsia="DengXian"/>
              <w:b/>
              <w:bCs/>
            </w:rPr>
          </w:pPr>
          <w:r>
            <w:rPr>
              <w:rFonts w:eastAsia="DengXian"/>
              <w:b/>
              <w:bCs/>
            </w:rPr>
            <w:drawing>
              <wp:inline distT="0" distB="0" distL="0" distR="0" wp14:anchorId="6306373E" wp14:editId="00821F11">
                <wp:extent cx="540000" cy="360000"/>
                <wp:effectExtent l="0" t="0" r="0" b="2540"/>
                <wp:docPr id="1578194025" name="Picture 1"/>
                <wp:cNvGraphicFramePr/>
                <a:graphic xmlns:a="http://schemas.openxmlformats.org/drawingml/2006/main">
                  <a:graphicData uri="http://schemas.openxmlformats.org/drawingml/2006/picture">
                    <pic:pic xmlns:pic="http://schemas.openxmlformats.org/drawingml/2006/picture">
                      <pic:nvPicPr>
                        <pic:cNvPr id="1578194025" name=""/>
                        <pic:cNvPicPr/>
                      </pic:nvPicPr>
                      <pic:blipFill>
                        <a:blip r:embed="rId2"/>
                        <a:stretch>
                          <a:fillRect/>
                        </a:stretch>
                      </pic:blipFill>
                      <pic:spPr>
                        <a:xfrm>
                          <a:off x="0" y="0"/>
                          <a:ext cx="540000" cy="360000"/>
                        </a:xfrm>
                        <a:prstGeom prst="rect">
                          <a:avLst/>
                        </a:prstGeom>
                      </pic:spPr>
                    </pic:pic>
                  </a:graphicData>
                </a:graphic>
              </wp:inline>
            </w:drawing>
          </w:r>
        </w:p>
      </w:tc>
    </w:tr>
  </w:tbl>
  <w:p w14:paraId="1EC8ADE8" w14:textId="77777777" w:rsidR="0067215B" w:rsidRPr="002D55BA"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01B46"/>
    <w:multiLevelType w:val="multilevel"/>
    <w:tmpl w:val="FE26A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30032174"/>
    <w:multiLevelType w:val="multilevel"/>
    <w:tmpl w:val="4F4C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42707F70"/>
    <w:multiLevelType w:val="multilevel"/>
    <w:tmpl w:val="7034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3" w15:restartNumberingAfterBreak="0">
    <w:nsid w:val="5F1865F9"/>
    <w:multiLevelType w:val="multilevel"/>
    <w:tmpl w:val="82DA4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5"/>
  </w:num>
  <w:num w:numId="2" w16cid:durableId="964117083">
    <w:abstractNumId w:val="9"/>
  </w:num>
  <w:num w:numId="3" w16cid:durableId="1567690153">
    <w:abstractNumId w:val="4"/>
  </w:num>
  <w:num w:numId="4" w16cid:durableId="617179123">
    <w:abstractNumId w:val="6"/>
  </w:num>
  <w:num w:numId="5" w16cid:durableId="2014600276">
    <w:abstractNumId w:val="12"/>
  </w:num>
  <w:num w:numId="6" w16cid:durableId="1447236061">
    <w:abstractNumId w:val="3"/>
  </w:num>
  <w:num w:numId="7" w16cid:durableId="1109279766">
    <w:abstractNumId w:val="12"/>
  </w:num>
  <w:num w:numId="8" w16cid:durableId="708142159">
    <w:abstractNumId w:val="3"/>
  </w:num>
  <w:num w:numId="9" w16cid:durableId="1544053010">
    <w:abstractNumId w:val="12"/>
  </w:num>
  <w:num w:numId="10" w16cid:durableId="1644888965">
    <w:abstractNumId w:val="3"/>
  </w:num>
  <w:num w:numId="11" w16cid:durableId="17341145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5"/>
  </w:num>
  <w:num w:numId="13" w16cid:durableId="2007049933">
    <w:abstractNumId w:val="12"/>
  </w:num>
  <w:num w:numId="14" w16cid:durableId="606699459">
    <w:abstractNumId w:val="3"/>
  </w:num>
  <w:num w:numId="15" w16cid:durableId="2145461709">
    <w:abstractNumId w:val="2"/>
  </w:num>
  <w:num w:numId="16" w16cid:durableId="1576356490">
    <w:abstractNumId w:val="11"/>
  </w:num>
  <w:num w:numId="17" w16cid:durableId="388457672">
    <w:abstractNumId w:val="1"/>
  </w:num>
  <w:num w:numId="18" w16cid:durableId="1819570726">
    <w:abstractNumId w:val="12"/>
  </w:num>
  <w:num w:numId="19" w16cid:durableId="1536504514">
    <w:abstractNumId w:val="3"/>
  </w:num>
  <w:num w:numId="20" w16cid:durableId="1118258880">
    <w:abstractNumId w:val="2"/>
  </w:num>
  <w:num w:numId="21" w16cid:durableId="1866869813">
    <w:abstractNumId w:val="1"/>
  </w:num>
  <w:num w:numId="22" w16cid:durableId="87387402">
    <w:abstractNumId w:val="7"/>
  </w:num>
  <w:num w:numId="23" w16cid:durableId="197284984">
    <w:abstractNumId w:val="14"/>
  </w:num>
  <w:num w:numId="24" w16cid:durableId="1760171061">
    <w:abstractNumId w:val="0"/>
  </w:num>
  <w:num w:numId="25" w16cid:durableId="143544995">
    <w:abstractNumId w:val="13"/>
  </w:num>
  <w:num w:numId="26" w16cid:durableId="2087417901">
    <w:abstractNumId w:val="8"/>
  </w:num>
  <w:num w:numId="27" w16cid:durableId="19472263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D39"/>
    <w:rsid w:val="00016DAD"/>
    <w:rsid w:val="00027FFA"/>
    <w:rsid w:val="00035FEF"/>
    <w:rsid w:val="00043710"/>
    <w:rsid w:val="00045A92"/>
    <w:rsid w:val="00051F1E"/>
    <w:rsid w:val="0005605B"/>
    <w:rsid w:val="00065CAA"/>
    <w:rsid w:val="0007355E"/>
    <w:rsid w:val="000C295F"/>
    <w:rsid w:val="000D139F"/>
    <w:rsid w:val="000E02D7"/>
    <w:rsid w:val="000E4A57"/>
    <w:rsid w:val="000E68E5"/>
    <w:rsid w:val="000F787E"/>
    <w:rsid w:val="00103DD9"/>
    <w:rsid w:val="00107780"/>
    <w:rsid w:val="00110C44"/>
    <w:rsid w:val="00117351"/>
    <w:rsid w:val="0012423C"/>
    <w:rsid w:val="001320B2"/>
    <w:rsid w:val="00132E6E"/>
    <w:rsid w:val="001353A3"/>
    <w:rsid w:val="0016290C"/>
    <w:rsid w:val="001649FC"/>
    <w:rsid w:val="00171296"/>
    <w:rsid w:val="00191958"/>
    <w:rsid w:val="001949B9"/>
    <w:rsid w:val="001A242A"/>
    <w:rsid w:val="001A4927"/>
    <w:rsid w:val="001A7BA2"/>
    <w:rsid w:val="001B2E54"/>
    <w:rsid w:val="001E18D0"/>
    <w:rsid w:val="001E2AEB"/>
    <w:rsid w:val="001E31A5"/>
    <w:rsid w:val="001E339B"/>
    <w:rsid w:val="001E7A2B"/>
    <w:rsid w:val="001F373C"/>
    <w:rsid w:val="001F3F5E"/>
    <w:rsid w:val="00205AE5"/>
    <w:rsid w:val="00216129"/>
    <w:rsid w:val="002254A8"/>
    <w:rsid w:val="002259EB"/>
    <w:rsid w:val="002650E7"/>
    <w:rsid w:val="002722EE"/>
    <w:rsid w:val="002765F1"/>
    <w:rsid w:val="002969DF"/>
    <w:rsid w:val="00297A75"/>
    <w:rsid w:val="002A1E5F"/>
    <w:rsid w:val="002B3321"/>
    <w:rsid w:val="002C4318"/>
    <w:rsid w:val="002D55BA"/>
    <w:rsid w:val="002F498F"/>
    <w:rsid w:val="002F77B7"/>
    <w:rsid w:val="00302C65"/>
    <w:rsid w:val="003156FD"/>
    <w:rsid w:val="0031744E"/>
    <w:rsid w:val="003241AE"/>
    <w:rsid w:val="00326141"/>
    <w:rsid w:val="003350E5"/>
    <w:rsid w:val="003433EB"/>
    <w:rsid w:val="00345623"/>
    <w:rsid w:val="0035340B"/>
    <w:rsid w:val="0036255D"/>
    <w:rsid w:val="0037720A"/>
    <w:rsid w:val="003A5D62"/>
    <w:rsid w:val="003D0525"/>
    <w:rsid w:val="003D1B18"/>
    <w:rsid w:val="003E096B"/>
    <w:rsid w:val="003F36C1"/>
    <w:rsid w:val="003F4D0E"/>
    <w:rsid w:val="00401D30"/>
    <w:rsid w:val="00404EF7"/>
    <w:rsid w:val="00410F35"/>
    <w:rsid w:val="0041236F"/>
    <w:rsid w:val="00421BD8"/>
    <w:rsid w:val="0045200E"/>
    <w:rsid w:val="00457A76"/>
    <w:rsid w:val="00485414"/>
    <w:rsid w:val="004867DA"/>
    <w:rsid w:val="00493033"/>
    <w:rsid w:val="004B489C"/>
    <w:rsid w:val="004C0CC6"/>
    <w:rsid w:val="004C207F"/>
    <w:rsid w:val="004D0C18"/>
    <w:rsid w:val="004D2716"/>
    <w:rsid w:val="004D5BEC"/>
    <w:rsid w:val="004D79C7"/>
    <w:rsid w:val="004F4420"/>
    <w:rsid w:val="00502F97"/>
    <w:rsid w:val="0050416D"/>
    <w:rsid w:val="0050635D"/>
    <w:rsid w:val="00516563"/>
    <w:rsid w:val="00525541"/>
    <w:rsid w:val="00527EA5"/>
    <w:rsid w:val="00532CFE"/>
    <w:rsid w:val="00542C23"/>
    <w:rsid w:val="00554A47"/>
    <w:rsid w:val="005614F2"/>
    <w:rsid w:val="00564626"/>
    <w:rsid w:val="00564C9C"/>
    <w:rsid w:val="00565EF9"/>
    <w:rsid w:val="0057700E"/>
    <w:rsid w:val="0057771E"/>
    <w:rsid w:val="00583C3B"/>
    <w:rsid w:val="00591CFA"/>
    <w:rsid w:val="005930C7"/>
    <w:rsid w:val="005B215D"/>
    <w:rsid w:val="005C0EAE"/>
    <w:rsid w:val="005C542D"/>
    <w:rsid w:val="005D4019"/>
    <w:rsid w:val="005E19BE"/>
    <w:rsid w:val="005E293B"/>
    <w:rsid w:val="005E2E83"/>
    <w:rsid w:val="005E3796"/>
    <w:rsid w:val="005E3936"/>
    <w:rsid w:val="006224DB"/>
    <w:rsid w:val="00623A78"/>
    <w:rsid w:val="006303B8"/>
    <w:rsid w:val="00630EB5"/>
    <w:rsid w:val="00633E38"/>
    <w:rsid w:val="00655194"/>
    <w:rsid w:val="00660124"/>
    <w:rsid w:val="00661DCA"/>
    <w:rsid w:val="0066549E"/>
    <w:rsid w:val="0067215B"/>
    <w:rsid w:val="00682003"/>
    <w:rsid w:val="00690705"/>
    <w:rsid w:val="00690722"/>
    <w:rsid w:val="00692393"/>
    <w:rsid w:val="006A2183"/>
    <w:rsid w:val="006B1856"/>
    <w:rsid w:val="006B5C4B"/>
    <w:rsid w:val="006D6039"/>
    <w:rsid w:val="006E5DD2"/>
    <w:rsid w:val="006F0403"/>
    <w:rsid w:val="007065E6"/>
    <w:rsid w:val="00710F68"/>
    <w:rsid w:val="00712CD6"/>
    <w:rsid w:val="007223B6"/>
    <w:rsid w:val="00732758"/>
    <w:rsid w:val="00752E7A"/>
    <w:rsid w:val="007613E5"/>
    <w:rsid w:val="0078256A"/>
    <w:rsid w:val="00790BBC"/>
    <w:rsid w:val="00794714"/>
    <w:rsid w:val="007950F8"/>
    <w:rsid w:val="007A2AFB"/>
    <w:rsid w:val="007B14B6"/>
    <w:rsid w:val="007D7282"/>
    <w:rsid w:val="007E3BA7"/>
    <w:rsid w:val="007E704A"/>
    <w:rsid w:val="007E754F"/>
    <w:rsid w:val="007F2286"/>
    <w:rsid w:val="008024CC"/>
    <w:rsid w:val="00802A8C"/>
    <w:rsid w:val="00804EE0"/>
    <w:rsid w:val="00817168"/>
    <w:rsid w:val="0082474F"/>
    <w:rsid w:val="00832F6A"/>
    <w:rsid w:val="0083661F"/>
    <w:rsid w:val="00854F8E"/>
    <w:rsid w:val="00860247"/>
    <w:rsid w:val="00880BE6"/>
    <w:rsid w:val="008836D5"/>
    <w:rsid w:val="00884B30"/>
    <w:rsid w:val="00897237"/>
    <w:rsid w:val="008A3FE7"/>
    <w:rsid w:val="008B011A"/>
    <w:rsid w:val="008B384B"/>
    <w:rsid w:val="008B47FF"/>
    <w:rsid w:val="008C2D58"/>
    <w:rsid w:val="008C41A6"/>
    <w:rsid w:val="008C58D6"/>
    <w:rsid w:val="008E61FF"/>
    <w:rsid w:val="008F08FD"/>
    <w:rsid w:val="008F2374"/>
    <w:rsid w:val="00903198"/>
    <w:rsid w:val="009039D6"/>
    <w:rsid w:val="0090674F"/>
    <w:rsid w:val="00907533"/>
    <w:rsid w:val="00914E4B"/>
    <w:rsid w:val="009210B3"/>
    <w:rsid w:val="00925A08"/>
    <w:rsid w:val="00930947"/>
    <w:rsid w:val="00940837"/>
    <w:rsid w:val="00946C18"/>
    <w:rsid w:val="009567EF"/>
    <w:rsid w:val="00973CCD"/>
    <w:rsid w:val="00981349"/>
    <w:rsid w:val="00983C70"/>
    <w:rsid w:val="0098452D"/>
    <w:rsid w:val="00994B56"/>
    <w:rsid w:val="00996743"/>
    <w:rsid w:val="009A5321"/>
    <w:rsid w:val="009B0F18"/>
    <w:rsid w:val="009C3665"/>
    <w:rsid w:val="009C4836"/>
    <w:rsid w:val="009D5A9B"/>
    <w:rsid w:val="009E3D8E"/>
    <w:rsid w:val="009F70E6"/>
    <w:rsid w:val="00A044C7"/>
    <w:rsid w:val="00A04886"/>
    <w:rsid w:val="00A07FBC"/>
    <w:rsid w:val="00A1446C"/>
    <w:rsid w:val="00A14A9E"/>
    <w:rsid w:val="00A16D3A"/>
    <w:rsid w:val="00A17241"/>
    <w:rsid w:val="00A20793"/>
    <w:rsid w:val="00A237D9"/>
    <w:rsid w:val="00A269E0"/>
    <w:rsid w:val="00A426CF"/>
    <w:rsid w:val="00A44F77"/>
    <w:rsid w:val="00A929C7"/>
    <w:rsid w:val="00A95BD3"/>
    <w:rsid w:val="00AA06CA"/>
    <w:rsid w:val="00AA44FA"/>
    <w:rsid w:val="00AB7D39"/>
    <w:rsid w:val="00AC1B11"/>
    <w:rsid w:val="00AC5CA0"/>
    <w:rsid w:val="00AD23D1"/>
    <w:rsid w:val="00AD375F"/>
    <w:rsid w:val="00AE1BDD"/>
    <w:rsid w:val="00AE4EA6"/>
    <w:rsid w:val="00AE6DC8"/>
    <w:rsid w:val="00AF59A1"/>
    <w:rsid w:val="00B26101"/>
    <w:rsid w:val="00B34BA6"/>
    <w:rsid w:val="00B8583D"/>
    <w:rsid w:val="00B87304"/>
    <w:rsid w:val="00B91FA6"/>
    <w:rsid w:val="00BA779B"/>
    <w:rsid w:val="00BB39F7"/>
    <w:rsid w:val="00BD1491"/>
    <w:rsid w:val="00BD58BE"/>
    <w:rsid w:val="00BD7D06"/>
    <w:rsid w:val="00C02026"/>
    <w:rsid w:val="00C03718"/>
    <w:rsid w:val="00C1271D"/>
    <w:rsid w:val="00C13B6F"/>
    <w:rsid w:val="00C17083"/>
    <w:rsid w:val="00C1739D"/>
    <w:rsid w:val="00C253C4"/>
    <w:rsid w:val="00C335B9"/>
    <w:rsid w:val="00C34BE3"/>
    <w:rsid w:val="00C44254"/>
    <w:rsid w:val="00C56C95"/>
    <w:rsid w:val="00C64034"/>
    <w:rsid w:val="00C850DA"/>
    <w:rsid w:val="00CA232F"/>
    <w:rsid w:val="00CA271A"/>
    <w:rsid w:val="00CC1191"/>
    <w:rsid w:val="00CC1804"/>
    <w:rsid w:val="00CC3714"/>
    <w:rsid w:val="00CC7D3A"/>
    <w:rsid w:val="00CF49A5"/>
    <w:rsid w:val="00D11046"/>
    <w:rsid w:val="00D12809"/>
    <w:rsid w:val="00D2458F"/>
    <w:rsid w:val="00D26544"/>
    <w:rsid w:val="00D31462"/>
    <w:rsid w:val="00D32270"/>
    <w:rsid w:val="00D328E3"/>
    <w:rsid w:val="00D37E19"/>
    <w:rsid w:val="00D4418F"/>
    <w:rsid w:val="00D60258"/>
    <w:rsid w:val="00D648D7"/>
    <w:rsid w:val="00D76CB8"/>
    <w:rsid w:val="00D91849"/>
    <w:rsid w:val="00DB5BD0"/>
    <w:rsid w:val="00DC4E4E"/>
    <w:rsid w:val="00DD4714"/>
    <w:rsid w:val="00DE56DB"/>
    <w:rsid w:val="00DF6ABC"/>
    <w:rsid w:val="00E04904"/>
    <w:rsid w:val="00E301E2"/>
    <w:rsid w:val="00E432D2"/>
    <w:rsid w:val="00E5391C"/>
    <w:rsid w:val="00E65855"/>
    <w:rsid w:val="00E7454A"/>
    <w:rsid w:val="00E74F6A"/>
    <w:rsid w:val="00E8211C"/>
    <w:rsid w:val="00E83A67"/>
    <w:rsid w:val="00E84142"/>
    <w:rsid w:val="00E86BCE"/>
    <w:rsid w:val="00E914C1"/>
    <w:rsid w:val="00E9152B"/>
    <w:rsid w:val="00E96A25"/>
    <w:rsid w:val="00EB3227"/>
    <w:rsid w:val="00EB4B25"/>
    <w:rsid w:val="00EC7745"/>
    <w:rsid w:val="00ED5717"/>
    <w:rsid w:val="00ED5A59"/>
    <w:rsid w:val="00EF2209"/>
    <w:rsid w:val="00EF4CBD"/>
    <w:rsid w:val="00EF4E7C"/>
    <w:rsid w:val="00F00C04"/>
    <w:rsid w:val="00F050BE"/>
    <w:rsid w:val="00F0572B"/>
    <w:rsid w:val="00F244AB"/>
    <w:rsid w:val="00F33DEF"/>
    <w:rsid w:val="00F40BC1"/>
    <w:rsid w:val="00F475A6"/>
    <w:rsid w:val="00F5276F"/>
    <w:rsid w:val="00F60A15"/>
    <w:rsid w:val="00F619E6"/>
    <w:rsid w:val="00F65CE6"/>
    <w:rsid w:val="00F67238"/>
    <w:rsid w:val="00F9482B"/>
    <w:rsid w:val="00FA077E"/>
    <w:rsid w:val="00FA6E68"/>
    <w:rsid w:val="00FB48EA"/>
    <w:rsid w:val="00FC185A"/>
    <w:rsid w:val="00FC5768"/>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702E55"/>
  <w15:chartTrackingRefBased/>
  <w15:docId w15:val="{0E57AC1C-6A5D-4E31-8133-2DAA328E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noProof/>
      <w:color w:val="000000"/>
    </w:rPr>
  </w:style>
  <w:style w:type="paragraph" w:styleId="Heading3">
    <w:name w:val="heading 3"/>
    <w:basedOn w:val="Normal"/>
    <w:next w:val="Normal"/>
    <w:link w:val="Heading3Char"/>
    <w:uiPriority w:val="9"/>
    <w:semiHidden/>
    <w:unhideWhenUsed/>
    <w:qFormat/>
    <w:rsid w:val="00802A8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F0BD6"/>
    <w:rPr>
      <w:rFonts w:cs="Tahoma"/>
      <w:szCs w:val="18"/>
    </w:rPr>
  </w:style>
  <w:style w:type="character" w:customStyle="1" w:styleId="BalloonTextChar">
    <w:name w:val="Balloon Text Char"/>
    <w:link w:val="BalloonText"/>
    <w:uiPriority w:val="99"/>
    <w:rsid w:val="00FF0BD6"/>
    <w:rPr>
      <w:rFonts w:ascii="Palatino Linotype" w:hAnsi="Palatino Linotype" w:cs="Tahoma"/>
      <w:noProof/>
      <w:color w:val="000000"/>
      <w:szCs w:val="18"/>
    </w:rPr>
  </w:style>
  <w:style w:type="character" w:styleId="LineNumber">
    <w:name w:val="line number"/>
    <w:uiPriority w:val="99"/>
    <w:rsid w:val="0057771E"/>
    <w:rPr>
      <w:rFonts w:ascii="Palatino Linotype" w:hAnsi="Palatino Linotype"/>
      <w:sz w:val="16"/>
    </w:rPr>
  </w:style>
  <w:style w:type="table" w:customStyle="1" w:styleId="MDPI41threelinetable">
    <w:name w:val="MDPI_4.1_three_line_table"/>
    <w:basedOn w:val="Table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F0BD6"/>
    <w:rPr>
      <w:color w:val="0000FF"/>
      <w:u w:val="single"/>
    </w:rPr>
  </w:style>
  <w:style w:type="character" w:styleId="UnresolvedMention">
    <w:name w:val="Unresolved Mention"/>
    <w:uiPriority w:val="99"/>
    <w:semiHidden/>
    <w:unhideWhenUsed/>
    <w:rsid w:val="00B91FA6"/>
    <w:rPr>
      <w:color w:val="605E5C"/>
      <w:shd w:val="clear" w:color="auto" w:fill="E1DFDD"/>
    </w:rPr>
  </w:style>
  <w:style w:type="paragraph" w:styleId="Footer">
    <w:name w:val="footer"/>
    <w:basedOn w:val="Normal"/>
    <w:link w:val="FooterChar"/>
    <w:uiPriority w:val="99"/>
    <w:rsid w:val="00FF0BD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F0BD6"/>
    <w:rPr>
      <w:rFonts w:ascii="Palatino Linotype" w:hAnsi="Palatino Linotype"/>
      <w:noProof/>
      <w:color w:val="000000"/>
      <w:szCs w:val="18"/>
    </w:rPr>
  </w:style>
  <w:style w:type="table" w:styleId="TableGrid">
    <w:name w:val="Table Grid"/>
    <w:basedOn w:val="Table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phy">
    <w:name w:val="Bibliography"/>
    <w:basedOn w:val="Normal"/>
    <w:next w:val="Normal"/>
    <w:uiPriority w:val="37"/>
    <w:semiHidden/>
    <w:unhideWhenUsed/>
    <w:rsid w:val="00FF0BD6"/>
  </w:style>
  <w:style w:type="paragraph" w:styleId="BodyText">
    <w:name w:val="Body Text"/>
    <w:link w:val="BodyTextChar"/>
    <w:rsid w:val="00FF0BD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F0BD6"/>
    <w:rPr>
      <w:rFonts w:ascii="Palatino Linotype" w:hAnsi="Palatino Linotype"/>
      <w:color w:val="000000"/>
      <w:sz w:val="24"/>
      <w:lang w:eastAsia="de-DE"/>
    </w:rPr>
  </w:style>
  <w:style w:type="character" w:styleId="CommentReference">
    <w:name w:val="annotation reference"/>
    <w:rsid w:val="00FF0BD6"/>
    <w:rPr>
      <w:sz w:val="21"/>
      <w:szCs w:val="21"/>
    </w:rPr>
  </w:style>
  <w:style w:type="paragraph" w:styleId="CommentText">
    <w:name w:val="annotation text"/>
    <w:basedOn w:val="Normal"/>
    <w:link w:val="CommentTextChar"/>
    <w:rsid w:val="00FF0BD6"/>
  </w:style>
  <w:style w:type="character" w:customStyle="1" w:styleId="CommentTextChar">
    <w:name w:val="Comment Text Char"/>
    <w:link w:val="CommentText"/>
    <w:rsid w:val="00FF0BD6"/>
    <w:rPr>
      <w:rFonts w:ascii="Palatino Linotype" w:hAnsi="Palatino Linotype"/>
      <w:noProof/>
      <w:color w:val="000000"/>
    </w:rPr>
  </w:style>
  <w:style w:type="paragraph" w:styleId="CommentSubject">
    <w:name w:val="annotation subject"/>
    <w:basedOn w:val="CommentText"/>
    <w:next w:val="CommentText"/>
    <w:link w:val="CommentSubjectChar"/>
    <w:rsid w:val="00FF0BD6"/>
    <w:rPr>
      <w:b/>
      <w:bCs/>
    </w:rPr>
  </w:style>
  <w:style w:type="character" w:customStyle="1" w:styleId="CommentSubjectChar">
    <w:name w:val="Comment Subject Char"/>
    <w:link w:val="CommentSubject"/>
    <w:rsid w:val="00FF0BD6"/>
    <w:rPr>
      <w:rFonts w:ascii="Palatino Linotype" w:hAnsi="Palatino Linotype"/>
      <w:b/>
      <w:bCs/>
      <w:noProof/>
      <w:color w:val="000000"/>
    </w:rPr>
  </w:style>
  <w:style w:type="character" w:styleId="EndnoteReference">
    <w:name w:val="endnote reference"/>
    <w:rsid w:val="00FF0BD6"/>
    <w:rPr>
      <w:vertAlign w:val="superscript"/>
    </w:rPr>
  </w:style>
  <w:style w:type="paragraph" w:styleId="EndnoteText">
    <w:name w:val="endnote text"/>
    <w:basedOn w:val="Normal"/>
    <w:link w:val="EndnoteTextChar"/>
    <w:semiHidden/>
    <w:unhideWhenUsed/>
    <w:rsid w:val="00FF0BD6"/>
    <w:pPr>
      <w:spacing w:line="240" w:lineRule="auto"/>
    </w:pPr>
  </w:style>
  <w:style w:type="character" w:customStyle="1" w:styleId="EndnoteTextChar">
    <w:name w:val="Endnote Text Char"/>
    <w:link w:val="EndnoteText"/>
    <w:semiHidden/>
    <w:rsid w:val="00FF0BD6"/>
    <w:rPr>
      <w:rFonts w:ascii="Palatino Linotype" w:hAnsi="Palatino Linotype"/>
      <w:noProof/>
      <w:color w:val="000000"/>
    </w:rPr>
  </w:style>
  <w:style w:type="character" w:styleId="FollowedHyperlink">
    <w:name w:val="FollowedHyperlink"/>
    <w:rsid w:val="00FF0BD6"/>
    <w:rPr>
      <w:color w:val="954F72"/>
      <w:u w:val="single"/>
    </w:rPr>
  </w:style>
  <w:style w:type="paragraph" w:styleId="FootnoteText">
    <w:name w:val="footnote text"/>
    <w:basedOn w:val="Normal"/>
    <w:link w:val="FootnoteTextChar"/>
    <w:semiHidden/>
    <w:unhideWhenUsed/>
    <w:rsid w:val="00FF0BD6"/>
    <w:pPr>
      <w:spacing w:line="240" w:lineRule="auto"/>
    </w:pPr>
  </w:style>
  <w:style w:type="character" w:customStyle="1" w:styleId="FootnoteTextChar">
    <w:name w:val="Footnote Text Char"/>
    <w:link w:val="FootnoteText"/>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PageNumber">
    <w:name w:val="page number"/>
    <w:rsid w:val="00FF0BD6"/>
  </w:style>
  <w:style w:type="character" w:styleId="PlaceholderText">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Revision">
    <w:name w:val="Revision"/>
    <w:hidden/>
    <w:uiPriority w:val="99"/>
    <w:semiHidden/>
    <w:rsid w:val="00AA44FA"/>
    <w:rPr>
      <w:rFonts w:ascii="Palatino Linotype" w:hAnsi="Palatino Linotype"/>
      <w:noProof/>
      <w:color w:val="000000"/>
    </w:rPr>
  </w:style>
  <w:style w:type="paragraph" w:customStyle="1" w:styleId="FFFFB1FFFFB9FFFFB9FFFFAEFFFFC1FFFFA6FFFFB8FFFFF1">
    <w:name w:val="FFFFB1FFFFB9FFFFB9FFFFAEFFFFC1FFFFA6FFFFB8FFFFF1"/>
    <w:uiPriority w:val="1"/>
    <w:rsid w:val="00AD23D1"/>
    <w:pPr>
      <w:widowControl w:val="0"/>
      <w:autoSpaceDE w:val="0"/>
      <w:autoSpaceDN w:val="0"/>
      <w:adjustRightInd w:val="0"/>
      <w:snapToGrid w:val="0"/>
      <w:spacing w:after="40" w:line="312" w:lineRule="auto"/>
      <w:jc w:val="center"/>
      <w:textAlignment w:val="baseline"/>
    </w:pPr>
    <w:rPr>
      <w:rFonts w:ascii="ÇÔÃÊ·Òµ¸¿ò" w:eastAsia="Times New Roman" w:hAnsi="ÇÔÃÊ·Òµ¸¿ò" w:cs="ÇÔÃÊ·Òµ¸¿ò"/>
      <w:color w:val="000000"/>
      <w:spacing w:val="-12"/>
      <w:w w:val="95"/>
      <w:sz w:val="36"/>
      <w:szCs w:val="36"/>
      <w:lang w:eastAsia="ko-KR"/>
      <w14:ligatures w14:val="standardContextual"/>
    </w:rPr>
  </w:style>
  <w:style w:type="paragraph" w:customStyle="1" w:styleId="FFFFBAFFFFBBFFFFB9FFFFAE">
    <w:name w:val="FFFFBAFFFFBBFFFFB9FFFFAE"/>
    <w:uiPriority w:val="2"/>
    <w:rsid w:val="00AD23D1"/>
    <w:pPr>
      <w:widowControl w:val="0"/>
      <w:wordWrap w:val="0"/>
      <w:autoSpaceDE w:val="0"/>
      <w:autoSpaceDN w:val="0"/>
      <w:adjustRightInd w:val="0"/>
      <w:snapToGrid w:val="0"/>
      <w:spacing w:line="360" w:lineRule="auto"/>
      <w:ind w:firstLine="200"/>
      <w:jc w:val="both"/>
      <w:textAlignment w:val="baseline"/>
    </w:pPr>
    <w:rPr>
      <w:rFonts w:ascii="ÇÔÃÊ·Òµ¸¿ò" w:eastAsia="Times New Roman" w:hAnsi="ÇÔÃÊ·Òµ¸¿ò" w:cs="ÇÔÃÊ·Òµ¸¿ò"/>
      <w:color w:val="000000"/>
      <w:spacing w:val="-3"/>
      <w:w w:val="95"/>
      <w:sz w:val="18"/>
      <w:szCs w:val="18"/>
      <w:lang w:eastAsia="ko-KR"/>
      <w14:ligatures w14:val="standardContextual"/>
    </w:rPr>
  </w:style>
  <w:style w:type="character" w:customStyle="1" w:styleId="Heading3Char">
    <w:name w:val="Heading 3 Char"/>
    <w:basedOn w:val="DefaultParagraphFont"/>
    <w:link w:val="Heading3"/>
    <w:uiPriority w:val="9"/>
    <w:semiHidden/>
    <w:rsid w:val="00802A8C"/>
    <w:rPr>
      <w:rFonts w:asciiTheme="majorHAnsi" w:eastAsiaTheme="majorEastAsia" w:hAnsiTheme="majorHAnsi" w:cstheme="majorBidi"/>
      <w:noProof/>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745499">
      <w:bodyDiv w:val="1"/>
      <w:marLeft w:val="0"/>
      <w:marRight w:val="0"/>
      <w:marTop w:val="0"/>
      <w:marBottom w:val="0"/>
      <w:divBdr>
        <w:top w:val="none" w:sz="0" w:space="0" w:color="auto"/>
        <w:left w:val="none" w:sz="0" w:space="0" w:color="auto"/>
        <w:bottom w:val="none" w:sz="0" w:space="0" w:color="auto"/>
        <w:right w:val="none" w:sz="0" w:space="0" w:color="auto"/>
      </w:divBdr>
    </w:div>
    <w:div w:id="665090247">
      <w:bodyDiv w:val="1"/>
      <w:marLeft w:val="0"/>
      <w:marRight w:val="0"/>
      <w:marTop w:val="0"/>
      <w:marBottom w:val="0"/>
      <w:divBdr>
        <w:top w:val="none" w:sz="0" w:space="0" w:color="auto"/>
        <w:left w:val="none" w:sz="0" w:space="0" w:color="auto"/>
        <w:bottom w:val="none" w:sz="0" w:space="0" w:color="auto"/>
        <w:right w:val="none" w:sz="0" w:space="0" w:color="auto"/>
      </w:divBdr>
    </w:div>
    <w:div w:id="678312471">
      <w:bodyDiv w:val="1"/>
      <w:marLeft w:val="0"/>
      <w:marRight w:val="0"/>
      <w:marTop w:val="0"/>
      <w:marBottom w:val="0"/>
      <w:divBdr>
        <w:top w:val="none" w:sz="0" w:space="0" w:color="auto"/>
        <w:left w:val="none" w:sz="0" w:space="0" w:color="auto"/>
        <w:bottom w:val="none" w:sz="0" w:space="0" w:color="auto"/>
        <w:right w:val="none" w:sz="0" w:space="0" w:color="auto"/>
      </w:divBdr>
    </w:div>
    <w:div w:id="946930029">
      <w:bodyDiv w:val="1"/>
      <w:marLeft w:val="0"/>
      <w:marRight w:val="0"/>
      <w:marTop w:val="0"/>
      <w:marBottom w:val="0"/>
      <w:divBdr>
        <w:top w:val="none" w:sz="0" w:space="0" w:color="auto"/>
        <w:left w:val="none" w:sz="0" w:space="0" w:color="auto"/>
        <w:bottom w:val="none" w:sz="0" w:space="0" w:color="auto"/>
        <w:right w:val="none" w:sz="0" w:space="0" w:color="auto"/>
      </w:divBdr>
    </w:div>
    <w:div w:id="1004939546">
      <w:bodyDiv w:val="1"/>
      <w:marLeft w:val="0"/>
      <w:marRight w:val="0"/>
      <w:marTop w:val="0"/>
      <w:marBottom w:val="0"/>
      <w:divBdr>
        <w:top w:val="none" w:sz="0" w:space="0" w:color="auto"/>
        <w:left w:val="none" w:sz="0" w:space="0" w:color="auto"/>
        <w:bottom w:val="none" w:sz="0" w:space="0" w:color="auto"/>
        <w:right w:val="none" w:sz="0" w:space="0" w:color="auto"/>
      </w:divBdr>
    </w:div>
    <w:div w:id="1219895307">
      <w:bodyDiv w:val="1"/>
      <w:marLeft w:val="0"/>
      <w:marRight w:val="0"/>
      <w:marTop w:val="0"/>
      <w:marBottom w:val="0"/>
      <w:divBdr>
        <w:top w:val="none" w:sz="0" w:space="0" w:color="auto"/>
        <w:left w:val="none" w:sz="0" w:space="0" w:color="auto"/>
        <w:bottom w:val="none" w:sz="0" w:space="0" w:color="auto"/>
        <w:right w:val="none" w:sz="0" w:space="0" w:color="auto"/>
      </w:divBdr>
    </w:div>
    <w:div w:id="1618608939">
      <w:bodyDiv w:val="1"/>
      <w:marLeft w:val="0"/>
      <w:marRight w:val="0"/>
      <w:marTop w:val="0"/>
      <w:marBottom w:val="0"/>
      <w:divBdr>
        <w:top w:val="none" w:sz="0" w:space="0" w:color="auto"/>
        <w:left w:val="none" w:sz="0" w:space="0" w:color="auto"/>
        <w:bottom w:val="none" w:sz="0" w:space="0" w:color="auto"/>
        <w:right w:val="none" w:sz="0" w:space="0" w:color="auto"/>
      </w:divBdr>
    </w:div>
    <w:div w:id="1753116999">
      <w:bodyDiv w:val="1"/>
      <w:marLeft w:val="0"/>
      <w:marRight w:val="0"/>
      <w:marTop w:val="0"/>
      <w:marBottom w:val="0"/>
      <w:divBdr>
        <w:top w:val="none" w:sz="0" w:space="0" w:color="auto"/>
        <w:left w:val="none" w:sz="0" w:space="0" w:color="auto"/>
        <w:bottom w:val="none" w:sz="0" w:space="0" w:color="auto"/>
        <w:right w:val="none" w:sz="0" w:space="0" w:color="auto"/>
      </w:divBdr>
    </w:div>
    <w:div w:id="1826974657">
      <w:bodyDiv w:val="1"/>
      <w:marLeft w:val="0"/>
      <w:marRight w:val="0"/>
      <w:marTop w:val="0"/>
      <w:marBottom w:val="0"/>
      <w:divBdr>
        <w:top w:val="none" w:sz="0" w:space="0" w:color="auto"/>
        <w:left w:val="none" w:sz="0" w:space="0" w:color="auto"/>
        <w:bottom w:val="none" w:sz="0" w:space="0" w:color="auto"/>
        <w:right w:val="none" w:sz="0" w:space="0" w:color="auto"/>
      </w:divBdr>
    </w:div>
    <w:div w:id="1827166151">
      <w:bodyDiv w:val="1"/>
      <w:marLeft w:val="0"/>
      <w:marRight w:val="0"/>
      <w:marTop w:val="0"/>
      <w:marBottom w:val="0"/>
      <w:divBdr>
        <w:top w:val="none" w:sz="0" w:space="0" w:color="auto"/>
        <w:left w:val="none" w:sz="0" w:space="0" w:color="auto"/>
        <w:bottom w:val="none" w:sz="0" w:space="0" w:color="auto"/>
        <w:right w:val="none" w:sz="0" w:space="0" w:color="auto"/>
      </w:divBdr>
    </w:div>
    <w:div w:id="207847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mdpi.com/journal/applsci/instructions" TargetMode="External"/><Relationship Id="rId2" Type="http://schemas.openxmlformats.org/officeDocument/2006/relationships/hyperlink" Target="https://www.mdpi.com/journal/applsci/instructions" TargetMode="External"/><Relationship Id="rId1" Type="http://schemas.openxmlformats.org/officeDocument/2006/relationships/hyperlink" Target="https://www.mdpi.com/journal/applsci/instructions" TargetMode="External"/><Relationship Id="rId6" Type="http://schemas.openxmlformats.org/officeDocument/2006/relationships/hyperlink" Target="https://sciprofiles.com/" TargetMode="External"/><Relationship Id="rId5" Type="http://schemas.openxmlformats.org/officeDocument/2006/relationships/hyperlink" Target="https://www.editage.co.kr/campaigns/graphical-abstract-design-visual-abstract-services/" TargetMode="External"/><Relationship Id="rId4" Type="http://schemas.openxmlformats.org/officeDocument/2006/relationships/hyperlink" Target="https://www.mdpi.com/journal/applsci/instruction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mg.mdpi.org/data/contributor-role-instruction.pdf"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shk\Downloads\applsci-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applsci-template (2)</Template>
  <TotalTime>7</TotalTime>
  <Pages>1</Pages>
  <Words>8660</Words>
  <Characters>50228</Characters>
  <Application>Microsoft Office Word</Application>
  <DocSecurity>0</DocSecurity>
  <Lines>851</Lines>
  <Paragraphs>330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
  <cp:keywords/>
  <dc:description/>
  <cp:lastModifiedBy>Author</cp:lastModifiedBy>
  <cp:revision>7</cp:revision>
  <dcterms:created xsi:type="dcterms:W3CDTF">2024-07-29T03:42:00Z</dcterms:created>
  <dcterms:modified xsi:type="dcterms:W3CDTF">2024-07-29T05:21:00Z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55af6672be68794eef6e37f685ee3b944b8542c05258151a1d00e97419300157</vt:lpwstr>
  </property>
</Properties>
</file>